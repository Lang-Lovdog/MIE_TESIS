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bidi w:val="0"/>
        <w:spacing w:lineRule="auto" w:line="259" w:before="0" w:after="160"/>
        <w:ind w:hanging="0" w:left="0" w:right="0"/>
        <w:jc w:val="center"/>
        <w:rPr>
          <w:lang w:val="en-GB" w:eastAsia="en-US" w:bidi="ar-SA"/>
        </w:rPr>
      </w:pPr>
      <w:r>
        <w:rPr>
          <w:rFonts w:cs="Times New Roman" w:ascii="Times New Roman" w:hAnsi="Times New Roman"/>
          <w:b/>
          <w:sz w:val="28"/>
          <w:lang w:val="en-GB" w:eastAsia="en-US" w:bidi="ar-SA"/>
        </w:rPr>
        <w:t>Particles and Weed into the Swampland: Testing Metaheuristics Ability for Vacua Search in String Theory</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708" w:top="1417" w:footer="708" w:bottom="1417"/>
          <w:pgNumType w:start="3" w:fmt="decimal"/>
          <w:formProt w:val="false"/>
          <w:titlePg/>
          <w:textDirection w:val="lrTb"/>
          <w:docGrid w:type="default" w:linePitch="360" w:charSpace="0"/>
        </w:sectPr>
      </w:pPr>
    </w:p>
    <w:p>
      <w:pPr>
        <w:pStyle w:val="Normal"/>
        <w:widowControl/>
        <w:suppressAutoHyphens w:val="true"/>
        <w:bidi w:val="0"/>
        <w:spacing w:lineRule="auto" w:line="259" w:before="0" w:after="160"/>
        <w:ind w:hanging="0" w:left="0" w:right="0"/>
        <w:jc w:val="center"/>
        <w:rPr>
          <w:sz w:val="24"/>
          <w:lang w:val="en-GB" w:eastAsia="en-US" w:bidi="ar-SA"/>
        </w:rPr>
      </w:pPr>
      <w:r>
        <w:rPr>
          <w:sz w:val="24"/>
          <w:lang w:val="en-GB" w:eastAsia="en-US" w:bidi="ar-SA"/>
        </w:rPr>
        <w:t>Anoymous Author</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ind w:hanging="0" w:left="0" w:right="0"/>
        <w:jc w:val="center"/>
        <w:rPr>
          <w:lang w:val="en-GB"/>
        </w:rPr>
      </w:pPr>
      <w:r>
        <w:rPr>
          <w:rFonts w:cs="Times New Roman" w:ascii="Times New Roman" w:hAnsi="Times New Roman"/>
          <w:b/>
          <w:sz w:val="24"/>
          <w:lang w:val="en-GB"/>
        </w:rPr>
        <w:t>Abstract</w:t>
      </w:r>
    </w:p>
    <w:p>
      <w:pPr>
        <w:pStyle w:val="Normal"/>
        <w:ind w:hanging="0" w:left="0" w:right="0"/>
        <w:jc w:val="both"/>
        <w:rPr/>
      </w:pPr>
      <w:commentRangeStart w:id="0"/>
      <w:del w:id="0" w:author="Brandon Marquez Salazar" w:date="2026-09-17T15:18:17Z">
        <w:r>
          <w:rPr>
            <w:rStyle w:val="tlid-translation"/>
            <w:lang w:val="en-GB"/>
          </w:rPr>
          <w:delText>The landscape of String Theory presents a topography of such convolution that traditional analytical methods falter, rendering metaheuristic deployment essential for navigating the swampland.</w:delText>
        </w:r>
      </w:del>
      <w:ins w:id="1" w:author="Brandon Marquez Salazar" w:date="2026-09-17T15:18:17Z">
        <w:r>
          <w:rPr>
            <w:rStyle w:val="tlid-translation"/>
            <w:lang w:val="en-GB"/>
          </w:rPr>
          <w:t>String theory, born within the realm of high energy physics, has this major problem, which the Swa</w:t>
        </w:r>
      </w:ins>
      <w:ins w:id="2" w:author="Brandon Marquez Salazar" w:date="2026-09-17T15:19:18Z">
        <w:r>
          <w:rPr>
            <w:rStyle w:val="tlid-translation"/>
            <w:lang w:val="en-GB"/>
          </w:rPr>
          <w:t>mpland conjectures had pronounced: it can predict well, but given the enormous amount of predicted vacu</w:t>
        </w:r>
      </w:ins>
      <w:ins w:id="3" w:author="Brandon Marquez Salazar" w:date="2026-09-17T15:20:28Z">
        <w:r>
          <w:rPr>
            <w:rStyle w:val="tlid-translation"/>
            <w:lang w:val="en-GB"/>
          </w:rPr>
          <w:t>a—most of them not satisfactory</w:t>
        </w:r>
      </w:ins>
      <w:ins w:id="4" w:author="Brandon Marquez Salazar" w:date="2026-09-17T15:21:33Z">
        <w:r>
          <w:rPr>
            <w:rStyle w:val="tlid-translation"/>
            <w:lang w:val="en-GB"/>
          </w:rPr>
          <w:t>—, the need for a methodological search arose.</w:t>
        </w:r>
      </w:ins>
      <w:r>
        <w:rPr>
          <w:rStyle w:val="tlid-translation"/>
          <w:lang w:val="en-GB"/>
        </w:rPr>
      </w:r>
      <w:commentRangeEnd w:id="0"/>
      <w:r>
        <w:commentReference w:id="0"/>
      </w:r>
      <w:del w:id="5" w:author="Brandon Marquez Salazar" w:date="2026-09-17T15:18:46Z">
        <w:r>
          <w:rPr>
            <w:rStyle w:val="tlid-translation"/>
            <w:rFonts w:eastAsia="Calibri" w:cs="Tahoma"/>
            <w:b/>
            <w:bCs/>
            <w:color w:val="auto"/>
            <w:sz w:val="22"/>
            <w:lang w:val="en-GB" w:eastAsia="en-US" w:bidi="ar-SA"/>
            <w:rPrChange w:id="0" w:author="Brandon Marquez Salazar" w:date="2026-09-17T15:18:43Z">
              <w:rPr>
                <w:rStyle w:val="tlid-translation"/>
                <w:kern w:val="0"/>
                <w:szCs w:val="22"/>
              </w:rPr>
            </w:rPrChange>
          </w:rPr>
          <w:delText xml:space="preserve"> </w:delText>
        </w:r>
      </w:del>
      <w:r>
        <w:rPr>
          <w:rStyle w:val="tlid-translation"/>
          <w:rFonts w:eastAsia="Calibri" w:cs="Tahoma"/>
          <w:b/>
          <w:bCs/>
          <w:color w:val="auto"/>
          <w:sz w:val="22"/>
          <w:lang w:val="en-GB" w:eastAsia="en-US" w:bidi="ar-SA"/>
          <w:rPrChange w:id="0" w:author="Brandon Marquez Salazar" w:date="2026-09-17T15:18:43Z">
            <w:rPr>
              <w:rStyle w:val="tlid-translation"/>
              <w:kern w:val="0"/>
              <w:szCs w:val="22"/>
            </w:rPr>
          </w:rPrChange>
        </w:rPr>
        <w:t xml:space="preserve">  </w:t>
      </w:r>
      <w:commentRangeStart w:id="1"/>
      <w:del w:id="8" w:author="Brandon Marquez Salazar" w:date="2026-09-17T15:36:09Z">
        <w:r>
          <w:rPr>
            <w:rStyle w:val="tlid-translation"/>
            <w:rFonts w:eastAsia="Calibri" w:cs="Tahoma"/>
            <w:b/>
            <w:bCs/>
            <w:color w:val="auto"/>
            <w:sz w:val="22"/>
            <w:lang w:val="en-GB" w:eastAsia="en-US" w:bidi="ar-SA"/>
          </w:rPr>
          <w:delText>While evolutionary-inspired methods have mainly served as the primary instrument for vacuum exploration, the comparative efficiency of alternative metaheuristic families remains uncharted. This work establishes a high-granularity benchmark to evaluate the scaling behaviour of Adaptive Inertia Weight Particle Swarm Optimization (AIW-PSO) and Invasive Weed Optimization (IWO) within the Type IIB effective scalar potential.</w:delText>
        </w:r>
      </w:del>
      <w:ins w:id="9" w:author="Brandon Marquez Salazar" w:date="2026-09-17T15:36:09Z">
        <w:r>
          <w:rPr>
            <w:rStyle w:val="tlid-translation"/>
            <w:lang w:val="en-GB"/>
          </w:rPr>
          <w:t>Past researches used traditional gradient</w:t>
        </w:r>
      </w:ins>
      <w:ins w:id="10" w:author="Brandon Marquez Salazar" w:date="2026-09-17T15:36:09Z">
        <w:r>
          <w:rPr>
            <w:rStyle w:val="tlid-translation"/>
            <w:rFonts w:eastAsia="Calibri" w:cs="Tahoma"/>
            <w:color w:val="auto"/>
            <w:kern w:val="0"/>
            <w:sz w:val="22"/>
            <w:szCs w:val="22"/>
            <w:lang w:val="es-MX" w:eastAsia="en-US" w:bidi="ar-SA"/>
            <w:rPrChange w:id="0" w:author="Brandon Marquez Salazar" w:date="2026-09-17T15:36:41Z">
              <w:rPr>
                <w:kern w:val="0"/>
                <w:szCs w:val="22"/>
              </w:rPr>
            </w:rPrChange>
          </w:rPr>
          <w:t>—</w:t>
        </w:r>
      </w:ins>
      <w:ins w:id="12" w:author="Brandon Marquez Salazar" w:date="2026-09-17T15:36:42Z">
        <w:r>
          <w:rPr>
            <w:rStyle w:val="tlid-translation"/>
            <w:rFonts w:eastAsia="Calibri" w:cs="Tahoma"/>
            <w:color w:val="auto"/>
            <w:kern w:val="0"/>
            <w:sz w:val="22"/>
            <w:szCs w:val="22"/>
            <w:lang w:val="en-GB" w:eastAsia="en-US" w:bidi="ar-SA"/>
          </w:rPr>
          <w:t>based and sampling</w:t>
        </w:r>
      </w:ins>
      <w:ins w:id="13" w:author="Brandon Marquez Salazar" w:date="2026-09-17T15:36:42Z">
        <w:r>
          <w:rPr>
            <w:rStyle w:val="tlid-translation"/>
            <w:rFonts w:eastAsia="Calibri" w:cs="Tahoma"/>
            <w:color w:val="auto"/>
            <w:kern w:val="0"/>
            <w:sz w:val="22"/>
            <w:szCs w:val="22"/>
            <w:lang w:val="es-MX" w:eastAsia="en-US" w:bidi="ar-SA"/>
            <w:rPrChange w:id="0" w:author="Brandon Marquez Salazar" w:date="2026-09-17T15:37:13Z">
              <w:rPr>
                <w:kern w:val="0"/>
                <w:szCs w:val="22"/>
              </w:rPr>
            </w:rPrChange>
          </w:rPr>
          <w:t>—</w:t>
        </w:r>
      </w:ins>
      <w:ins w:id="15" w:author="Brandon Marquez Salazar" w:date="2026-09-17T15:37:13Z">
        <w:r>
          <w:rPr>
            <w:rStyle w:val="tlid-translation"/>
            <w:rFonts w:eastAsia="Calibri" w:cs="Tahoma"/>
            <w:color w:val="auto"/>
            <w:kern w:val="0"/>
            <w:sz w:val="22"/>
            <w:szCs w:val="22"/>
            <w:lang w:val="en-GB" w:eastAsia="en-US" w:bidi="ar-SA"/>
          </w:rPr>
          <w:t>based methods whose results were limited but not faulty. Recent researches focused on Metaheuristic</w:t>
        </w:r>
      </w:ins>
      <w:ins w:id="16" w:author="Brandon Marquez Salazar" w:date="2026-09-17T15:38:27Z">
        <w:r>
          <w:rPr>
            <w:rStyle w:val="tlid-translation"/>
            <w:rFonts w:eastAsia="Calibri" w:cs="Tahoma"/>
            <w:color w:val="auto"/>
            <w:kern w:val="0"/>
            <w:sz w:val="22"/>
            <w:szCs w:val="22"/>
            <w:lang w:val="en-GB" w:eastAsia="en-US" w:bidi="ar-SA"/>
          </w:rPr>
          <w:t xml:space="preserve"> algorithms</w:t>
        </w:r>
      </w:ins>
      <w:ins w:id="17" w:author="Brandon Marquez Salazar" w:date="2026-09-17T15:38:27Z">
        <w:r>
          <w:rPr>
            <w:rStyle w:val="tlid-translation"/>
            <w:rFonts w:eastAsia="Calibri" w:cs="Tahoma"/>
            <w:color w:val="auto"/>
            <w:kern w:val="0"/>
            <w:sz w:val="22"/>
            <w:szCs w:val="22"/>
            <w:lang w:val="es-MX" w:eastAsia="en-US" w:bidi="ar-SA"/>
            <w:rPrChange w:id="0" w:author="Brandon Marquez Salazar" w:date="2026-09-17T15:38:34Z">
              <w:rPr>
                <w:kern w:val="0"/>
                <w:szCs w:val="22"/>
              </w:rPr>
            </w:rPrChange>
          </w:rPr>
          <w:t>—</w:t>
        </w:r>
      </w:ins>
      <w:ins w:id="19" w:author="Brandon Marquez Salazar" w:date="2026-09-17T15:38:38Z">
        <w:r>
          <w:rPr>
            <w:rStyle w:val="tlid-translation"/>
            <w:rFonts w:eastAsia="Calibri" w:cs="Tahoma"/>
            <w:color w:val="auto"/>
            <w:kern w:val="0"/>
            <w:sz w:val="22"/>
            <w:szCs w:val="22"/>
            <w:lang w:val="en-GB" w:eastAsia="en-US" w:bidi="ar-SA"/>
          </w:rPr>
          <w:t>mainly genetic ones</w:t>
        </w:r>
      </w:ins>
      <w:ins w:id="20" w:author="Brandon Marquez Salazar" w:date="2026-09-17T15:38:38Z">
        <w:r>
          <w:rPr>
            <w:rStyle w:val="tlid-translation"/>
            <w:rFonts w:eastAsia="Calibri" w:cs="Tahoma"/>
            <w:color w:val="auto"/>
            <w:kern w:val="0"/>
            <w:sz w:val="22"/>
            <w:szCs w:val="22"/>
            <w:lang w:val="es-MX" w:eastAsia="en-US" w:bidi="ar-SA"/>
            <w:rPrChange w:id="0" w:author="Brandon Marquez Salazar" w:date="2026-09-17T15:38:48Z">
              <w:rPr>
                <w:kern w:val="0"/>
                <w:szCs w:val="22"/>
              </w:rPr>
            </w:rPrChange>
          </w:rPr>
          <w:t>—</w:t>
        </w:r>
      </w:ins>
      <w:ins w:id="22" w:author="Brandon Marquez Salazar" w:date="2026-09-17T15:38:51Z">
        <w:r>
          <w:rPr>
            <w:rStyle w:val="tlid-translation"/>
            <w:rFonts w:eastAsia="Calibri" w:cs="Tahoma"/>
            <w:color w:val="auto"/>
            <w:kern w:val="0"/>
            <w:sz w:val="22"/>
            <w:szCs w:val="22"/>
            <w:lang w:val="en-GB" w:eastAsia="en-US" w:bidi="ar-SA"/>
          </w:rPr>
          <w:t>as an option for exploring the landscape. As a result, new configurations were discovered, and  the resulting points of interest increased in number.</w:t>
        </w:r>
      </w:ins>
      <w:commentRangeEnd w:id="1"/>
      <w:r>
        <w:commentReference w:id="1"/>
      </w:r>
      <w:r>
        <w:rPr>
          <w:rStyle w:val="tlid-translation"/>
          <w:rFonts w:eastAsia="Calibri" w:cs="Tahoma"/>
          <w:color w:val="auto"/>
          <w:kern w:val="0"/>
          <w:sz w:val="22"/>
          <w:szCs w:val="22"/>
          <w:lang w:val="en-GB" w:eastAsia="en-US" w:bidi="ar-SA"/>
        </w:rPr>
      </w:r>
    </w:p>
    <w:p>
      <w:pPr>
        <w:pStyle w:val="Normal"/>
        <w:bidi w:val="0"/>
        <w:ind w:hanging="0" w:left="0" w:right="0"/>
        <w:jc w:val="both"/>
        <w:rPr/>
      </w:pPr>
      <w:commentRangeStart w:id="2"/>
      <w:del w:id="23" w:author="Brandon Marquez Salazar" w:date="2026-09-17T15:42:51Z">
        <w:r>
          <w:rPr>
            <w:rStyle w:val="tlid-translation"/>
            <w:lang w:val="en-GB"/>
          </w:rPr>
          <w:delText>By subjecting the critical point distributions to a four-moment statistical analysis and a subsequent Broda evenly-weighted evaluation, this study characterises the impact of hyperparameter configurations on convergence stability and temporal cost.</w:delText>
        </w:r>
      </w:del>
      <w:ins w:id="24" w:author="Brandon Marquez Salazar" w:date="2026-09-17T15:42:51Z">
        <w:r>
          <w:rPr>
            <w:rStyle w:val="tlid-translation"/>
            <w:lang w:val="en-GB"/>
          </w:rPr>
          <w:t>This work aims to follow the metaheuristics way with the question: are there better algorithms for this problem? So, this approach involv</w:t>
        </w:r>
      </w:ins>
      <w:ins w:id="25" w:author="Brandon Marquez Salazar" w:date="2026-09-17T15:43:52Z">
        <w:r>
          <w:rPr>
            <w:rStyle w:val="tlid-translation"/>
            <w:lang w:val="en-GB"/>
          </w:rPr>
          <w:t xml:space="preserve">es two new </w:t>
        </w:r>
      </w:ins>
      <w:ins w:id="26" w:author="Brandon Marquez Salazar" w:date="2026-09-17T15:43:52Z">
        <w:r>
          <w:rPr>
            <w:rStyle w:val="tlid-translation"/>
            <w:rFonts w:eastAsia="Calibri" w:cs="Tahoma"/>
            <w:color w:val="auto"/>
            <w:kern w:val="0"/>
            <w:sz w:val="22"/>
            <w:szCs w:val="22"/>
            <w:lang w:val="es-MX" w:eastAsia="en-US" w:bidi="ar-SA"/>
            <w:rPrChange w:id="0" w:author="Brandon Marquez Salazar" w:date="2026-09-17T15:44:05Z">
              <w:rPr>
                <w:kern w:val="0"/>
                <w:szCs w:val="22"/>
              </w:rPr>
            </w:rPrChange>
          </w:rPr>
          <w:t>—</w:t>
        </w:r>
      </w:ins>
      <w:ins w:id="28" w:author="Brandon Marquez Salazar" w:date="2026-09-17T15:44:05Z">
        <w:r>
          <w:rPr>
            <w:rStyle w:val="tlid-translation"/>
            <w:rFonts w:eastAsia="Calibri" w:cs="Tahoma"/>
            <w:color w:val="auto"/>
            <w:kern w:val="0"/>
            <w:sz w:val="22"/>
            <w:szCs w:val="22"/>
            <w:lang w:val="en-GB" w:eastAsia="en-US" w:bidi="ar-SA"/>
          </w:rPr>
          <w:t>in this research line</w:t>
        </w:r>
      </w:ins>
      <w:ins w:id="29" w:author="Brandon Marquez Salazar" w:date="2026-09-17T15:44:05Z">
        <w:r>
          <w:rPr>
            <w:rStyle w:val="tlid-translation"/>
            <w:rFonts w:eastAsia="Calibri" w:cs="Tahoma"/>
            <w:color w:val="auto"/>
            <w:kern w:val="0"/>
            <w:sz w:val="22"/>
            <w:szCs w:val="22"/>
            <w:lang w:val="es-MX" w:eastAsia="en-US" w:bidi="ar-SA"/>
            <w:rPrChange w:id="0" w:author="Brandon Marquez Salazar" w:date="2026-09-17T15:44:11Z">
              <w:rPr>
                <w:kern w:val="0"/>
                <w:szCs w:val="22"/>
              </w:rPr>
            </w:rPrChange>
          </w:rPr>
          <w:t>—</w:t>
        </w:r>
      </w:ins>
      <w:ins w:id="31" w:author="Brandon Marquez Salazar" w:date="2026-09-17T15:44:13Z">
        <w:r>
          <w:rPr>
            <w:rStyle w:val="tlid-translation"/>
            <w:rFonts w:eastAsia="Calibri" w:cs="Tahoma"/>
            <w:color w:val="auto"/>
            <w:kern w:val="0"/>
            <w:sz w:val="22"/>
            <w:szCs w:val="22"/>
            <w:lang w:val="en-GB" w:eastAsia="en-US" w:bidi="ar-SA"/>
          </w:rPr>
          <w:t xml:space="preserve"> algos: Adaptive Inertia Weight Particle Swarm Optimisation (AIW-PSO) and Invasive Weed Optimisation (IWO). Both </w:t>
        </w:r>
      </w:ins>
      <w:ins w:id="32" w:author="Brandon Marquez Salazar" w:date="2026-09-17T15:45:41Z">
        <w:r>
          <w:rPr>
            <w:rStyle w:val="tlid-translation"/>
            <w:rFonts w:eastAsia="Calibri" w:cs="Tahoma"/>
            <w:color w:val="auto"/>
            <w:kern w:val="0"/>
            <w:sz w:val="22"/>
            <w:szCs w:val="22"/>
            <w:lang w:val="en-GB" w:eastAsia="en-US" w:bidi="ar-SA"/>
          </w:rPr>
          <w:t>population-based, both very different paradigms on a previously formulated effective potential within the II-B string theory.</w:t>
        </w:r>
      </w:ins>
      <w:r>
        <w:rPr>
          <w:rStyle w:val="tlid-translation"/>
          <w:rFonts w:eastAsia="Calibri" w:cs="Tahoma"/>
          <w:color w:val="auto"/>
          <w:kern w:val="0"/>
          <w:sz w:val="22"/>
          <w:szCs w:val="22"/>
          <w:lang w:val="en-GB" w:eastAsia="en-US" w:bidi="ar-SA"/>
        </w:rPr>
      </w:r>
      <w:commentRangeEnd w:id="2"/>
      <w:r>
        <w:commentReference w:id="2"/>
      </w:r>
      <w:r>
        <w:rPr>
          <w:rStyle w:val="tlid-translation"/>
          <w:lang w:val="en-GB"/>
        </w:rPr>
        <w:t xml:space="preserve"> </w:t>
      </w:r>
      <w:commentRangeStart w:id="3"/>
      <w:del w:id="33" w:author="Brandon Marquez Salazar" w:date="2026-09-17T17:03:41Z">
        <w:r>
          <w:rPr>
            <w:rStyle w:val="tlid-translation"/>
            <w:lang w:val="en-GB"/>
          </w:rPr>
          <w:delText>This framework offers a refined analytical basis for navigating complex string potentials, providing a systematic methodology to facilitate future theoretical exploration and vacuum identification.</w:delText>
        </w:r>
      </w:del>
      <w:ins w:id="34" w:author="Brandon Marquez Salazar" w:date="2026-09-17T17:03:41Z">
        <w:r>
          <w:rPr>
            <w:rStyle w:val="tlid-translation"/>
            <w:lang w:val="en-GB"/>
          </w:rPr>
          <w:t>The performance here is assessed using an evenly-weighed Broda evaluation with 4 statistical</w:t>
        </w:r>
      </w:ins>
      <w:ins w:id="35" w:author="Brandon Marquez Salazar" w:date="2026-09-17T17:04:42Z">
        <w:r>
          <w:rPr>
            <w:rStyle w:val="tlid-translation"/>
            <w:lang w:val="en-GB"/>
          </w:rPr>
          <w:noBreakHyphen/>
          <w:t>moments of the results distribution(</w:t>
        </w:r>
      </w:ins>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r>
          <w:rPr>
            <w:rFonts w:ascii="Cambria Math" w:hAnsi="Cambria Math"/>
          </w:rPr>
          <m:t xml:space="preserve">,</m:t>
        </m:r>
        <m:r>
          <w:rPr>
            <w:rFonts w:ascii="Cambria Math" w:hAnsi="Cambria Math"/>
          </w:rPr>
          <m:t xml:space="preserve">F</m:t>
        </m:r>
      </m:oMath>
      <w:ins w:id="36" w:author="Brandon Marquez Salazar" w:date="2026-09-17T17:04:42Z">
        <w:r>
          <w:rPr>
            <w:rStyle w:val="tlid-translation"/>
            <w:lang w:val="en-GB"/>
          </w:rPr>
          <w:t>).</w:t>
        </w:r>
      </w:ins>
      <w:commentRangeEnd w:id="3"/>
      <w:r>
        <w:commentReference w:id="3"/>
      </w:r>
      <w:r>
        <w:rPr>
          <w:rStyle w:val="tlid-translation"/>
          <w:lang w:val="en-GB"/>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US"/>
        </w:rPr>
      </w:pPr>
      <w:r>
        <w:rPr>
          <w:lang w:val="en-US"/>
        </w:rPr>
        <w:t>_____________________</w:t>
      </w:r>
    </w:p>
    <w:p>
      <w:pPr>
        <w:pStyle w:val="Normal"/>
        <w:ind w:hanging="0" w:left="0" w:right="0"/>
        <w:jc w:val="both"/>
        <w:rPr>
          <w:sz w:val="20"/>
          <w:lang w:val="en-US"/>
        </w:rPr>
      </w:pPr>
      <w:r>
        <w:rPr>
          <w:sz w:val="20"/>
          <w:lang w:val="en-US"/>
        </w:rPr>
        <w:t>Keywords and phrases: String Theory, Swampland, Bio</w:t>
        <w:noBreakHyphen/>
        <w:t>Inspired Algorithms, Nature</w:t>
        <w:noBreakHyphen/>
        <w:t>Inspired Algorithms, Metaheuristics, Optimisation, No Free Lunch Theorem, PSO, IWO, Broda</w:t>
      </w:r>
    </w:p>
    <w:p>
      <w:pPr>
        <w:pStyle w:val="Normal"/>
        <w:rPr>
          <w:sz w:val="20"/>
          <w:lang w:val="en-US"/>
        </w:rPr>
      </w:pPr>
      <w:r>
        <w:rPr>
          <w:sz w:val="20"/>
          <w:lang w:val="en-US"/>
        </w:rPr>
        <w:t xml:space="preserve">2020 Mathematics Subject Classification: 68N01 </w:t>
      </w:r>
    </w:p>
    <w:p>
      <w:pPr>
        <w:pStyle w:val="Normal"/>
        <w:rPr>
          <w:lang w:val="es-ES_tradnl"/>
        </w:rPr>
      </w:pPr>
      <w:r>
        <w:rPr>
          <w:lang w:val="es-ES_tradnl"/>
        </w:rPr>
        <w:t>_____________________</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Introduction</w:t>
      </w:r>
    </w:p>
    <w:p>
      <w:pPr>
        <w:pStyle w:val="BodyText"/>
        <w:rPr>
          <w:ins w:id="41" w:author="Brandon Marquez Salazar" w:date="2026-09-18T01:51:30Z"/>
        </w:rPr>
      </w:pPr>
      <w:r>
        <w:rPr>
          <w:rStyle w:val="tlid-translation"/>
          <w:lang w:val="en-GB" w:eastAsia="en-US" w:bidi="ar-SA"/>
        </w:rPr>
        <w:t xml:space="preserve">There are several problems that cannot be easily solved by analytical methods or deterministic numerical algorithms due to their inherent complexity or their capricious, unpredictable behaviour⁠—⁠i.e., non-convex, rugged geometric landscapes. In the field of string theory, mathematical models predict an extensive landscape of possible universe configurations which, in most cases, do not correspond to our own⁠—⁠namely, those that are tachyonic or exhibit extreme potential energy values. Thus, many approaches in this field now involve artificial intelligence and machine learning frameworks </w:t>
      </w:r>
      <w:bookmarkStart w:id="0" w:name="ZOTERO_BREF_kDDN8IBFn3lH"/>
      <w:r>
        <w:rPr>
          <w:rStyle w:val="tlid-translation"/>
          <w:lang w:val="en-GB" w:eastAsia="en-US" w:bidi="ar-SA"/>
        </w:rPr>
        <w:t>[1], [2], [3], [4], [5]</w:t>
      </w:r>
      <w:bookmarkEnd w:id="0"/>
      <w:r>
        <w:rPr>
          <w:rStyle w:val="tlid-translation"/>
          <w:lang w:val="en-GB" w:eastAsia="en-US" w:bidi="ar-SA"/>
        </w:rPr>
        <w:t>.</w:t>
      </w:r>
      <w:ins w:id="37" w:author="Brandon Marquez Salazar" w:date="2026-09-18T01:51:30Z">
        <w:r>
          <w:rPr>
            <w:rStyle w:val="tlid-translation"/>
            <w:b/>
            <w:lang w:val="en-GB" w:eastAsia="en-US" w:bidi="ar-SA"/>
          </w:rPr>
          <w:t>Conclusión:</w:t>
        </w:r>
      </w:ins>
      <w:ins w:id="38" w:author="Brandon Marquez Salazar" w:date="2026-09-18T01:51:30Z">
        <w:r>
          <w:rPr>
            <w:rStyle w:val="tlid-translation"/>
            <w:lang w:val="en-GB" w:eastAsia="en-US" w:bidi="ar-SA"/>
          </w:rPr>
          <w:t xml:space="preserve"> La hoja editada demuestra que no necesitabas "reescribir desde cero", sino </w:t>
        </w:r>
      </w:ins>
      <w:ins w:id="39" w:author="Brandon Marquez Salazar" w:date="2026-09-18T01:51:30Z">
        <w:r>
          <w:rPr>
            <w:rStyle w:val="tlid-translation"/>
            <w:b/>
            <w:lang w:val="en-GB" w:eastAsia="en-US" w:bidi="ar-SA"/>
          </w:rPr>
          <w:t>despojar al texto de la capa de barniz comercial que la IA le había superpuesto</w:t>
        </w:r>
      </w:ins>
      <w:ins w:id="40" w:author="Brandon Marquez Salazar" w:date="2026-09-18T01:51:30Z">
        <w:r>
          <w:rPr>
            <w:rStyle w:val="tlid-translation"/>
            <w:lang w:val="en-GB" w:eastAsia="en-US" w:bidi="ar-SA"/>
          </w:rPr>
          <w:t>. El resultado es un borrador limpio, intelectualmente honesto y completamente blindado contra el escrutinio algorítmico del congreso.</w:t>
        </w:r>
      </w:ins>
    </w:p>
    <w:p>
      <w:pPr>
        <w:pStyle w:val="BodyText"/>
        <w:rPr>
          <w:rStyle w:val="tlid-translation"/>
          <w:lang w:val="en-GB" w:eastAsia="en-US" w:bidi="ar-SA"/>
        </w:rPr>
      </w:pPr>
      <w:r>
        <w:rPr>
          <w:lang w:val="en-GB" w:eastAsia="en-US" w:bidi="ar-SA"/>
        </w:rPr>
      </w:r>
    </w:p>
    <w:p>
      <w:pPr>
        <w:pStyle w:val="BodyText"/>
        <w:rPr/>
      </w:pPr>
      <w:r>
        <w:rPr/>
        <w:t xml:space="preserve">Navigation of extensive string landscapes remains </w:t>
      </w:r>
      <w:commentRangeStart w:id="4"/>
      <w:del w:id="42" w:author="Brandon Marquez Salazar" w:date="2026-09-17T17:24:15Z">
        <w:r>
          <w:rPr/>
          <w:delText>a relevanta</w:delText>
        </w:r>
      </w:del>
      <w:del w:id="43" w:author="Brandon Marquez Salazar" w:date="2026-09-17T17:24:15Z">
        <w:r>
          <w:rPr/>
        </w:r>
      </w:del>
      <w:del w:id="44" w:author="Brandon Marquez Salazar" w:date="2026-09-17T17:24:15Z">
        <w:commentRangeEnd w:id="4"/>
        <w:r>
          <w:commentReference w:id="4"/>
        </w:r>
      </w:del>
      <w:del w:id="45" w:author="Brandon Marquez Salazar" w:date="2026-09-17T17:24:15Z">
        <w:r>
          <w:rPr/>
          <w:delText xml:space="preserve"> critical</w:delText>
        </w:r>
      </w:del>
      <w:r>
        <w:rPr/>
        <w:t xml:space="preserve"> challenge for identifying stable vacua within the swampland program. This benchmark evaluates optimization algorithms using three descriptors: statistical moments of the effective potential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t xml:space="preserve">), convergence of an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noBreakHyphen/>
        <w:t>derived fitness function, and success ratios of stable vacua⁠—⁠both globally and within de Sitter (dS) points. To account for non</w:t>
        <w:noBreakHyphen/>
        <w:t xml:space="preserve">transitive performance criteria, an evenly weighted Borda rank </w:t>
      </w:r>
      <w:bookmarkStart w:id="1" w:name="ZOTERO_BREF_likrLZmSa5dJ"/>
      <w:r>
        <w:rPr/>
        <w:t>[6]</w:t>
      </w:r>
      <w:bookmarkEnd w:id="1"/>
      <w:r>
        <w:rPr/>
        <w:t xml:space="preserve"> is applied</w:t>
      </w:r>
      <w:commentRangeStart w:id="5"/>
      <w:ins w:id="46" w:author="Brandon Marquez Salazar" w:date="2026-09-17T17:32:45Z">
        <w:r>
          <w:rPr>
            <w:rFonts w:eastAsia="SimSun" w:cs="Times New Roman"/>
            <w:color w:val="auto"/>
            <w:spacing w:val="-1"/>
            <w:kern w:val="0"/>
            <w:sz w:val="22"/>
            <w:szCs w:val="20"/>
            <w:lang w:val="en-GB" w:eastAsia="en-US" w:bidi="ar-SA"/>
          </w:rPr>
          <w:t>—</w:t>
        </w:r>
      </w:ins>
      <w:ins w:id="47" w:author="Brandon Marquez Salazar" w:date="2026-09-17T17:25:19Z">
        <w:r>
          <w:rPr/>
          <w:t>with</w:t>
        </w:r>
      </w:ins>
      <w:del w:id="48" w:author="Brandon Marquez Salazar" w:date="2026-09-17T17:25:18Z">
        <w:r>
          <w:rPr/>
          <w:delText>. This framework incorporates</w:delText>
        </w:r>
      </w:del>
      <w:r>
        <w:rPr/>
        <w:t xml:space="preserve"> a deliberate bias toward dS vacua</w:t>
      </w:r>
      <w:ins w:id="49" w:author="Brandon Marquez Salazar" w:date="2026-09-17T17:25:33Z">
        <w:r>
          <w:rPr/>
          <w:t xml:space="preserve"> for</w:t>
        </w:r>
      </w:ins>
      <w:del w:id="50" w:author="Brandon Marquez Salazar" w:date="2026-09-17T17:25:33Z">
        <w:r>
          <w:rPr/>
          <w:delText>, aligning with the</w:delText>
        </w:r>
      </w:del>
      <w:r>
        <w:rPr/>
        <w:t xml:space="preserve"> phenomenological requirements of the swampland program</w:t>
      </w:r>
      <w:ins w:id="51" w:author="Brandon Marquez Salazar" w:date="2026-09-17T17:26:20Z">
        <w:r>
          <w:rPr/>
          <w:t xml:space="preserve"> necessitated in this line of research.</w:t>
        </w:r>
      </w:ins>
      <w:del w:id="52" w:author="Brandon Marquez Salazar" w:date="2026-09-17T17:25:52Z">
        <w:r>
          <w:rPr/>
          <w:delText>.</w:delText>
        </w:r>
      </w:del>
      <w:commentRangeEnd w:id="5"/>
      <w:r>
        <w:commentReference w:id="5"/>
      </w:r>
      <w:r>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 xml:space="preserve"> </w:t>
      </w:r>
      <w:r>
        <w:rPr/>
        <w:t>Theoretical Framework and State of the Art</w:t>
      </w:r>
    </w:p>
    <w:p>
      <w:pPr>
        <w:pStyle w:val="BodyText"/>
        <w:rPr/>
      </w:pPr>
      <w:commentRangeStart w:id="6"/>
      <w:del w:id="53" w:author="Brandon Marquez Salazar" w:date="2026-09-17T18:00:39Z">
        <w:r>
          <w:rPr>
            <w:rFonts w:eastAsia="Calibri" w:cs="Tahoma"/>
            <w:sz w:val="22"/>
            <w:szCs w:val="22"/>
            <w:lang w:val="en-GB" w:eastAsia="en-US" w:bidi="ar-SA"/>
          </w:rPr>
          <w:delText xml:space="preserve">This section delineates the algorithmic landscape by contrasting the trajectory-based dynamics of Particle Swarm Optimization (PSO) </w:delText>
        </w:r>
      </w:del>
      <w:bookmarkStart w:id="2" w:name="ZOTERO_BREF_CN0ZtNVHWSLP_Copy_1_Copy_1_C"/>
      <w:del w:id="54" w:author="Brandon Marquez Salazar" w:date="2026-09-17T18:00:39Z">
        <w:r>
          <w:rPr>
            <w:rFonts w:eastAsia="Calibri" w:cs="Tahoma"/>
            <w:sz w:val="22"/>
            <w:szCs w:val="22"/>
            <w:lang w:val="en-GB" w:eastAsia="en-US" w:bidi="ar-SA"/>
          </w:rPr>
          <w:delText>[7]</w:delText>
        </w:r>
      </w:del>
      <w:bookmarkEnd w:id="2"/>
      <w:del w:id="55" w:author="Brandon Marquez Salazar" w:date="2026-09-17T18:00:39Z">
        <w:r>
          <w:rPr>
            <w:rFonts w:eastAsia="Calibri" w:cs="Tahoma"/>
            <w:sz w:val="22"/>
            <w:szCs w:val="22"/>
            <w:lang w:val="en-GB" w:eastAsia="en-US" w:bidi="ar-SA"/>
          </w:rPr>
          <w:delText xml:space="preserve"> and the colonizing heuristics of Invasive Weed Optimization (IWO) </w:delText>
        </w:r>
      </w:del>
      <w:bookmarkStart w:id="3" w:name="ZOTERO_BREF_0n2Il0wJ510d_Copy_1_Copy_1_C"/>
      <w:del w:id="56" w:author="Brandon Marquez Salazar" w:date="2026-09-17T18:00:39Z">
        <w:r>
          <w:rPr>
            <w:rFonts w:eastAsia="Calibri" w:cs="Tahoma"/>
            <w:sz w:val="22"/>
            <w:szCs w:val="22"/>
            <w:lang w:val="en-GB" w:eastAsia="en-US" w:bidi="ar-SA"/>
          </w:rPr>
          <w:delText>[8]</w:delText>
        </w:r>
      </w:del>
      <w:bookmarkEnd w:id="3"/>
      <w:del w:id="57" w:author="Brandon Marquez Salazar" w:date="2026-09-17T18:00:39Z">
        <w:r>
          <w:rPr>
            <w:rFonts w:eastAsia="Calibri" w:cs="Tahoma"/>
            <w:sz w:val="22"/>
            <w:szCs w:val="22"/>
            <w:lang w:val="en-GB" w:eastAsia="en-US" w:bidi="ar-SA"/>
          </w:rPr>
          <w:delText xml:space="preserve"> against the stochastic and evolutionary baselines established by Simulated Annealing (SA) </w:delText>
        </w:r>
      </w:del>
      <w:bookmarkStart w:id="4" w:name="ZOTERO_BREF_3dcashXU2NrU_Copy_1_Copy_1_C"/>
      <w:del w:id="58" w:author="Brandon Marquez Salazar" w:date="2026-09-17T18:00:39Z">
        <w:r>
          <w:rPr>
            <w:rFonts w:eastAsia="Calibri" w:cs="Tahoma"/>
            <w:sz w:val="22"/>
            <w:szCs w:val="22"/>
            <w:lang w:val="en-GB" w:eastAsia="en-US" w:bidi="ar-SA"/>
          </w:rPr>
          <w:delText>[9]</w:delText>
        </w:r>
      </w:del>
      <w:bookmarkEnd w:id="4"/>
      <w:del w:id="59" w:author="Brandon Marquez Salazar" w:date="2026-09-17T18:00:39Z">
        <w:r>
          <w:rPr>
            <w:rFonts w:eastAsia="Calibri" w:cs="Tahoma"/>
            <w:sz w:val="22"/>
            <w:szCs w:val="22"/>
            <w:lang w:val="en-GB" w:eastAsia="en-US" w:bidi="ar-SA"/>
          </w:rPr>
          <w:delText xml:space="preserve"> and Genetic Algorithm</w:delText>
        </w:r>
      </w:del>
      <w:ins w:id="60" w:author="Brandon Marquez Salazar" w:date="2026-09-18T00:49:05Z">
        <w:r>
          <w:rPr>
            <w:rFonts w:eastAsia="Calibri" w:cs="Tahoma"/>
            <w:sz w:val="22"/>
            <w:szCs w:val="22"/>
            <w:lang w:val="en-GB" w:eastAsia="en-US" w:bidi="ar-SA"/>
          </w:rPr>
          <w:t>1</w:t>
        </w:r>
      </w:ins>
      <w:del w:id="61" w:author="Brandon Marquez Salazar" w:date="2026-09-17T18:00:39Z">
        <w:r>
          <w:rPr>
            <w:rFonts w:eastAsia="Calibri" w:cs="Tahoma"/>
            <w:sz w:val="22"/>
            <w:szCs w:val="22"/>
            <w:lang w:val="en-GB" w:eastAsia="en-US" w:bidi="ar-SA"/>
          </w:rPr>
          <w:delText xml:space="preserve">s (GA) </w:delText>
        </w:r>
      </w:del>
      <w:bookmarkStart w:id="5" w:name="ZOTERO_BREF_XhNq7gAIsNsu_Copy_1_Copy_1_C"/>
      <w:del w:id="62" w:author="Brandon Marquez Salazar" w:date="2026-09-17T18:00:39Z">
        <w:r>
          <w:rPr>
            <w:rFonts w:eastAsia="Calibri" w:cs="Tahoma"/>
            <w:sz w:val="22"/>
            <w:szCs w:val="22"/>
            <w:lang w:val="en-GB" w:eastAsia="en-US" w:bidi="ar-SA"/>
          </w:rPr>
          <w:delText>[10], [11]</w:delText>
        </w:r>
      </w:del>
      <w:bookmarkEnd w:id="5"/>
      <w:del w:id="63" w:author="Brandon Marquez Salazar" w:date="2026-09-17T18:00:39Z">
        <w:r>
          <w:rPr>
            <w:rFonts w:eastAsia="Calibri" w:cs="Tahoma"/>
            <w:sz w:val="22"/>
            <w:szCs w:val="22"/>
            <w:lang w:val="en-GB" w:eastAsia="en-US" w:bidi="ar-SA"/>
          </w:rPr>
          <w:delText>. This positioning isolates the specific mechanical advantages of population-based, non-evolutionary search strategies when navigating the multi-modal topologies inherent to string theory compactifications.</w:delText>
        </w:r>
      </w:del>
      <w:commentRangeEnd w:id="6"/>
      <w:r>
        <w:commentReference w:id="6"/>
      </w:r>
      <w:r>
        <w:rPr>
          <w:rFonts w:eastAsia="Calibri" w:cs="Tahoma"/>
          <w:sz w:val="22"/>
          <w:szCs w:val="22"/>
          <w:lang w:val="en-GB" w:eastAsia="en-US" w:bidi="ar-SA"/>
        </w:rPr>
      </w:r>
    </w:p>
    <w:p>
      <w:pPr>
        <w:pStyle w:val="Heading3"/>
        <w:spacing w:lineRule="auto" w:line="259" w:before="0" w:after="160"/>
        <w:ind w:hanging="0" w:left="0" w:right="0"/>
        <w:jc w:val="both"/>
        <w:rPr>
          <w:rFonts w:ascii="Calibri" w:hAnsi="Calibri" w:eastAsia="Calibri"/>
          <w:sz w:val="22"/>
          <w:szCs w:val="22"/>
          <w:lang w:val="en-GB" w:eastAsia="en-US" w:bidi="ar-SA"/>
        </w:rPr>
      </w:pPr>
      <w:r>
        <w:rPr>
          <w:rFonts w:eastAsia="Calibri"/>
          <w:sz w:val="22"/>
          <w:szCs w:val="22"/>
          <w:lang w:val="en-GB" w:eastAsia="en-US" w:bidi="ar-SA"/>
        </w:rPr>
        <w:t>Genetic Algorithms in the String Landscape</w:t>
      </w:r>
    </w:p>
    <w:p>
      <w:pPr>
        <w:pStyle w:val="BodyText"/>
        <w:rPr/>
      </w:pPr>
      <w:commentRangeStart w:id="7"/>
      <w:ins w:id="64" w:author="Brandon Marquez Salazar" w:date="2026-09-18T00:51:18Z">
        <w:r>
          <w:rPr>
            <w:rFonts w:eastAsia="Calibri" w:cs="Tahoma"/>
            <w:sz w:val="22"/>
            <w:szCs w:val="22"/>
            <w:lang w:val="en-GB" w:eastAsia="en-US" w:bidi="ar-SA"/>
          </w:rPr>
          <w:t>A first approach can be found within the work of</w:t>
        </w:r>
      </w:ins>
      <w:r>
        <w:rPr>
          <w:rFonts w:eastAsia="Calibri" w:cs="Tahoma"/>
          <w:sz w:val="22"/>
          <w:szCs w:val="22"/>
          <w:lang w:val="en-GB" w:eastAsia="en-US" w:bidi="ar-SA"/>
        </w:rPr>
      </w:r>
      <w:commentRangeEnd w:id="7"/>
      <w:r>
        <w:commentReference w:id="7"/>
      </w:r>
      <w:ins w:id="65" w:author="Brandon Marquez Salazar" w:date="2026-09-18T00:51:18Z">
        <w:r>
          <w:rPr>
            <w:rFonts w:eastAsia="Calibri" w:cs="Tahoma"/>
            <w:sz w:val="22"/>
            <w:szCs w:val="22"/>
            <w:lang w:val="en-GB" w:eastAsia="en-US" w:bidi="ar-SA"/>
          </w:rPr>
          <w:t xml:space="preserve"> </w:t>
        </w:r>
      </w:ins>
      <w:r>
        <w:rPr>
          <w:rFonts w:eastAsia="Calibri" w:cs="Tahoma"/>
          <w:sz w:val="22"/>
          <w:szCs w:val="22"/>
          <w:lang w:val="en-GB" w:eastAsia="en-US" w:bidi="ar-SA"/>
        </w:rPr>
        <w:t xml:space="preserve">Abel and Rizos </w:t>
      </w:r>
      <w:bookmarkStart w:id="6" w:name="ZOTERO_BREF_MO1WFfEZ7awn"/>
      <w:r>
        <w:rPr>
          <w:rFonts w:eastAsia="Calibri" w:cs="Tahoma"/>
          <w:sz w:val="22"/>
          <w:szCs w:val="22"/>
          <w:lang w:val="en-GB" w:eastAsia="en-US" w:bidi="ar-SA"/>
        </w:rPr>
        <w:t>[7]</w:t>
      </w:r>
      <w:bookmarkEnd w:id="6"/>
      <w:r>
        <w:rPr>
          <w:rFonts w:eastAsia="Calibri" w:cs="Tahoma"/>
          <w:sz w:val="22"/>
          <w:szCs w:val="22"/>
          <w:lang w:val="en-GB" w:eastAsia="en-US" w:bidi="ar-SA"/>
        </w:rPr>
        <w:t xml:space="preserve"> </w:t>
      </w:r>
      <w:commentRangeStart w:id="8"/>
      <w:ins w:id="66" w:author="Brandon Marquez Salazar" w:date="2026-09-18T00:51:45Z">
        <w:r>
          <w:rPr>
            <w:rFonts w:eastAsia="Calibri" w:cs="Tahoma"/>
            <w:sz w:val="22"/>
            <w:szCs w:val="22"/>
            <w:lang w:val="en-GB" w:eastAsia="en-US" w:bidi="ar-SA"/>
          </w:rPr>
          <w:t xml:space="preserve">where </w:t>
        </w:r>
      </w:ins>
      <w:del w:id="67" w:author="Brandon Marquez Salazar" w:date="2026-09-18T00:51:51Z">
        <w:r>
          <w:rPr>
            <w:rFonts w:eastAsia="Calibri" w:cs="Tahoma"/>
            <w:sz w:val="22"/>
            <w:szCs w:val="22"/>
            <w:lang w:val="en-GB" w:eastAsia="en-US" w:bidi="ar-SA"/>
          </w:rPr>
          <w:delText xml:space="preserve">pioneered the use of </w:delText>
        </w:r>
      </w:del>
      <w:r>
        <w:rPr>
          <w:rFonts w:eastAsia="Calibri" w:cs="Tahoma"/>
          <w:sz w:val="22"/>
          <w:szCs w:val="22"/>
          <w:lang w:val="en-GB" w:eastAsia="en-US" w:bidi="ar-SA"/>
        </w:rPr>
        <w:t xml:space="preserve">genetic algorithms </w:t>
      </w:r>
      <w:ins w:id="68" w:author="Brandon Marquez Salazar" w:date="2026-09-18T00:51:58Z">
        <w:r>
          <w:rPr>
            <w:rFonts w:eastAsia="Calibri" w:cs="Tahoma"/>
            <w:sz w:val="22"/>
            <w:szCs w:val="22"/>
            <w:lang w:val="en-GB" w:eastAsia="en-US" w:bidi="ar-SA"/>
          </w:rPr>
          <w:t xml:space="preserve">were applied </w:t>
        </w:r>
      </w:ins>
      <w:r>
        <w:rPr>
          <w:rFonts w:eastAsia="Calibri" w:cs="Tahoma"/>
          <w:sz w:val="22"/>
          <w:szCs w:val="22"/>
          <w:lang w:val="en-GB" w:eastAsia="en-US" w:bidi="ar-SA"/>
        </w:rPr>
      </w:r>
      <w:commentRangeEnd w:id="8"/>
      <w:r>
        <w:commentReference w:id="8"/>
      </w:r>
      <w:r>
        <w:rPr>
          <w:rFonts w:eastAsia="Calibri" w:cs="Tahoma"/>
          <w:sz w:val="22"/>
          <w:szCs w:val="22"/>
          <w:lang w:val="en-GB" w:eastAsia="en-US" w:bidi="ar-SA"/>
        </w:rPr>
        <w:t xml:space="preserve">to explore string search spaces of </w:t>
      </w:r>
      <w:r>
        <w:rPr/>
      </w:r>
      <m:oMath xmlns:m="http://schemas.openxmlformats.org/officeDocument/2006/math">
        <m:sSup>
          <m:e>
            <m:r>
              <w:rPr>
                <w:rFonts w:ascii="Cambria Math" w:hAnsi="Cambria Math"/>
              </w:rPr>
              <m:t xml:space="preserve">2</m:t>
            </m:r>
          </m:e>
          <m:sup>
            <m:r>
              <w:rPr>
                <w:rFonts w:ascii="Cambria Math" w:hAnsi="Cambria Math"/>
              </w:rPr>
              <m:t xml:space="preserve">51</m:t>
            </m:r>
          </m:sup>
        </m:sSup>
      </m:oMath>
      <w:r>
        <w:rPr>
          <w:rFonts w:eastAsia="Calibri" w:cs="Tahoma"/>
          <w:sz w:val="22"/>
          <w:szCs w:val="22"/>
          <w:lang w:val="en-GB" w:eastAsia="en-US" w:bidi="ar-SA"/>
        </w:rPr>
        <w:t xml:space="preserve"> configurations</w:t>
      </w:r>
      <w:ins w:id="69" w:author="Brandon Marquez Salazar" w:date="2026-09-18T00:53:54Z">
        <w:r>
          <w:rPr>
            <w:rFonts w:eastAsia="Calibri" w:cs="Tahoma"/>
            <w:sz w:val="22"/>
            <w:szCs w:val="22"/>
            <w:lang w:val="en-GB" w:eastAsia="en-US" w:bidi="ar-SA"/>
          </w:rPr>
          <w:t>.</w:t>
        </w:r>
      </w:ins>
      <w:del w:id="70" w:author="Brandon Marquez Salazar" w:date="2026-09-18T00:52:21Z">
        <w:r>
          <w:rPr>
            <w:rFonts w:eastAsia="Calibri" w:cs="Tahoma"/>
            <w:sz w:val="22"/>
            <w:szCs w:val="22"/>
            <w:lang w:val="en-GB" w:eastAsia="en-US" w:bidi="ar-SA"/>
          </w:rPr>
          <w:delText>,</w:delText>
        </w:r>
      </w:del>
      <w:r>
        <w:rPr>
          <w:rFonts w:eastAsia="Calibri" w:cs="Tahoma"/>
          <w:sz w:val="22"/>
          <w:szCs w:val="22"/>
          <w:lang w:val="en-GB" w:eastAsia="en-US" w:bidi="ar-SA"/>
        </w:rPr>
        <w:t xml:space="preserve"> </w:t>
      </w:r>
      <w:del w:id="71" w:author="Brandon Marquez Salazar" w:date="2026-09-18T00:52:19Z">
        <w:r>
          <w:rPr>
            <w:rFonts w:eastAsia="Calibri" w:cs="Tahoma"/>
            <w:sz w:val="22"/>
            <w:szCs w:val="22"/>
            <w:lang w:val="en-GB" w:eastAsia="en-US" w:bidi="ar-SA"/>
          </w:rPr>
          <w:delText>demonstrating that selection, crossover, and mutation effectively</w:delText>
        </w:r>
      </w:del>
      <w:commentRangeStart w:id="9"/>
      <w:del w:id="72" w:author="Brandon Marquez Salazar" w:date="2026-09-18T00:54:06Z">
        <w:r>
          <w:rPr>
            <w:rFonts w:eastAsia="Calibri" w:cs="Tahoma"/>
            <w:sz w:val="22"/>
            <w:szCs w:val="22"/>
            <w:lang w:val="en-GB" w:eastAsia="en-US" w:bidi="ar-SA"/>
          </w:rPr>
          <w:delText xml:space="preserve"> Their results highlighted that AG were able to navigate on such convoluted functions and opened the door for non</w:delText>
          <w:noBreakHyphen/>
          <w:delText>deterministic methods into the landscape.</w:delText>
        </w:r>
      </w:del>
      <w:del w:id="73" w:author="Brandon Marquez Salazar" w:date="2026-09-18T00:54:06Z">
        <w:r>
          <w:rPr>
            <w:rFonts w:eastAsia="Calibri" w:cs="Tahoma"/>
            <w:sz w:val="22"/>
            <w:szCs w:val="22"/>
            <w:lang w:val="en-GB" w:eastAsia="en-US" w:bidi="ar-SA"/>
          </w:rPr>
        </w:r>
      </w:del>
      <w:del w:id="74" w:author="Brandon Marquez Salazar" w:date="2026-09-18T00:54:06Z">
        <w:commentRangeEnd w:id="9"/>
        <w:r>
          <w:commentReference w:id="9"/>
        </w:r>
      </w:del>
      <w:del w:id="75" w:author="Brandon Marquez Salazar" w:date="2026-09-18T00:54:06Z">
        <w:r>
          <w:rPr>
            <w:rFonts w:eastAsia="Calibri" w:cs="Tahoma"/>
            <w:sz w:val="22"/>
            <w:szCs w:val="22"/>
            <w:lang w:val="en-GB" w:eastAsia="en-US" w:bidi="ar-SA"/>
          </w:rPr>
          <w:delText>navigate non</w:delText>
          <w:noBreakHyphen/>
          <w:delText>convex landscapes without requiring differentiability</w:delText>
        </w:r>
      </w:del>
      <w:del w:id="76" w:author="Brandon Marquez Salazar" w:date="2026-09-18T01:21:02Z">
        <w:r>
          <w:rPr>
            <w:rFonts w:eastAsia="Calibri" w:cs="Tahoma"/>
            <w:sz w:val="22"/>
            <w:szCs w:val="22"/>
            <w:lang w:val="en-GB" w:eastAsia="en-US" w:bidi="ar-SA"/>
          </w:rPr>
          <w:delText>.</w:delText>
        </w:r>
      </w:del>
    </w:p>
    <w:p>
      <w:pPr>
        <w:pStyle w:val="BodyText"/>
        <w:rPr/>
      </w:pPr>
      <w:commentRangeStart w:id="10"/>
      <w:del w:id="77" w:author="Brandon Marquez Salazar" w:date="2026-09-18T00:55:28Z">
        <w:r>
          <w:rPr>
            <w:rFonts w:eastAsia="Calibri" w:cs="Tahoma"/>
            <w:sz w:val="22"/>
            <w:szCs w:val="22"/>
            <w:lang w:val="en-GB" w:eastAsia="en-US" w:bidi="ar-SA"/>
          </w:rPr>
          <w:delText xml:space="preserve"> </w:delText>
        </w:r>
      </w:del>
      <w:del w:id="78" w:author="Brandon Marquez Salazar" w:date="2026-09-18T00:55:28Z">
        <w:r>
          <w:rPr>
            <w:rFonts w:eastAsia="Calibri" w:cs="Tahoma"/>
            <w:sz w:val="22"/>
            <w:szCs w:val="22"/>
            <w:lang w:val="en-GB" w:eastAsia="en-US" w:bidi="ar-SA"/>
          </w:rPr>
          <w:delText xml:space="preserve">Building on this, </w:delText>
        </w:r>
      </w:del>
      <w:ins w:id="79" w:author="Brandon Marquez Salazar" w:date="2026-09-18T00:57:01Z">
        <w:r>
          <w:rPr>
            <w:rFonts w:eastAsia="Calibri" w:cs="Tahoma"/>
            <w:sz w:val="22"/>
            <w:szCs w:val="22"/>
            <w:lang w:val="en-GB" w:eastAsia="en-US" w:bidi="ar-SA"/>
          </w:rPr>
          <w:t>A p</w:t>
        </w:r>
      </w:ins>
      <w:ins w:id="80" w:author="Brandon Marquez Salazar" w:date="2026-09-18T00:55:35Z">
        <w:r>
          <w:rPr>
            <w:rFonts w:eastAsia="Calibri" w:cs="Tahoma"/>
            <w:sz w:val="22"/>
            <w:szCs w:val="22"/>
            <w:lang w:val="en-GB" w:eastAsia="en-US" w:bidi="ar-SA"/>
          </w:rPr>
          <w:t xml:space="preserve">osterior research </w:t>
        </w:r>
      </w:ins>
      <w:ins w:id="81" w:author="Brandon Marquez Salazar" w:date="2026-09-18T00:56:58Z">
        <w:r>
          <w:rPr>
            <w:rFonts w:eastAsia="Calibri" w:cs="Tahoma"/>
            <w:sz w:val="22"/>
            <w:szCs w:val="22"/>
            <w:lang w:val="en-GB" w:eastAsia="en-US" w:bidi="ar-SA"/>
          </w:rPr>
          <w:t xml:space="preserve">by </w:t>
        </w:r>
      </w:ins>
      <w:r>
        <w:rPr>
          <w:rFonts w:eastAsia="Calibri" w:cs="Tahoma"/>
          <w:sz w:val="22"/>
          <w:szCs w:val="22"/>
          <w:lang w:val="en-GB" w:eastAsia="en-US" w:bidi="ar-SA"/>
        </w:rPr>
      </w:r>
      <w:commentRangeEnd w:id="10"/>
      <w:r>
        <w:commentReference w:id="10"/>
      </w:r>
      <w:r>
        <w:rPr>
          <w:rFonts w:eastAsia="Calibri" w:cs="Tahoma"/>
          <w:sz w:val="22"/>
          <w:szCs w:val="22"/>
          <w:lang w:val="en-GB" w:eastAsia="en-US" w:bidi="ar-SA"/>
        </w:rPr>
        <w:t>Damian and Loaiza</w:t>
        <w:noBreakHyphen/>
        <w:t xml:space="preserve">Brito </w:t>
      </w:r>
      <w:bookmarkStart w:id="7" w:name="ZOTERO_BREF_iAOgGHx8aX1f"/>
      <w:r>
        <w:rPr>
          <w:rFonts w:eastAsia="Calibri" w:cs="Tahoma"/>
          <w:sz w:val="22"/>
          <w:szCs w:val="22"/>
          <w:lang w:val="en-GB" w:eastAsia="en-US" w:bidi="ar-SA"/>
        </w:rPr>
        <w:t>[8]</w:t>
      </w:r>
      <w:bookmarkEnd w:id="7"/>
      <w:ins w:id="82" w:author="Brandon Marquez Salazar" w:date="2026-09-18T00:57:06Z">
        <w:r>
          <w:rPr>
            <w:rFonts w:eastAsia="Calibri" w:cs="Tahoma"/>
            <w:sz w:val="22"/>
            <w:szCs w:val="22"/>
            <w:lang w:val="en-GB" w:eastAsia="en-US" w:bidi="ar-SA"/>
          </w:rPr>
          <w:t xml:space="preserve">, </w:t>
        </w:r>
      </w:ins>
      <w:commentRangeStart w:id="11"/>
      <w:del w:id="83" w:author="Brandon Marquez Salazar" w:date="2026-09-18T00:58:23Z">
        <w:r>
          <w:rPr>
            <w:rFonts w:eastAsia="Calibri" w:cs="Tahoma"/>
            <w:sz w:val="22"/>
            <w:szCs w:val="22"/>
            <w:lang w:val="en-GB" w:eastAsia="en-US" w:bidi="ar-SA"/>
          </w:rPr>
          <w:delText>following Abel and Rizos work, applied GA-based optimiszation to a model (a 6</w:delText>
          <w:noBreakHyphen/>
          <w:delText>dimensional isotropic torus) on Type IIB string theory</w:delText>
        </w:r>
      </w:del>
      <w:del w:id="84" w:author="Brandon Marquez Salazar" w:date="2026-09-18T00:58:23Z">
        <w:r>
          <w:rPr>
            <w:rFonts w:eastAsia="Calibri" w:cs="Tahoma"/>
            <w:sz w:val="22"/>
            <w:szCs w:val="22"/>
            <w:lang w:val="en-GB" w:eastAsia="en-US" w:bidi="ar-SA"/>
          </w:rPr>
        </w:r>
      </w:del>
      <w:del w:id="85" w:author="Brandon Marquez Salazar" w:date="2026-09-18T00:58:23Z">
        <w:commentRangeEnd w:id="11"/>
        <w:r>
          <w:commentReference w:id="11"/>
        </w:r>
      </w:del>
      <w:del w:id="86" w:author="Brandon Marquez Salazar" w:date="2026-09-18T00:58:23Z">
        <w:r>
          <w:rPr>
            <w:rFonts w:eastAsia="Calibri" w:cs="Tahoma"/>
            <w:sz w:val="22"/>
            <w:szCs w:val="22"/>
            <w:lang w:val="en-GB" w:eastAsia="en-US" w:bidi="ar-SA"/>
          </w:rPr>
          <w:delText>compactifications</w:delText>
        </w:r>
      </w:del>
      <w:ins w:id="87" w:author="Brandon Marquez Salazar" w:date="2026-09-18T01:06:59Z">
        <w:r>
          <w:rPr>
            <w:rFonts w:eastAsia="Calibri" w:cs="Tahoma"/>
            <w:sz w:val="22"/>
            <w:szCs w:val="22"/>
            <w:lang w:val="en-GB" w:eastAsia="en-US" w:bidi="ar-SA"/>
          </w:rPr>
          <w:t>.</w:t>
        </w:r>
      </w:ins>
      <w:ins w:id="88" w:author="Brandon Marquez Salazar" w:date="2026-09-18T00:58:23Z">
        <w:r>
          <w:rPr>
            <w:rFonts w:eastAsia="Calibri" w:cs="Tahoma"/>
            <w:sz w:val="22"/>
            <w:szCs w:val="22"/>
            <w:lang w:val="en-GB" w:eastAsia="en-US" w:bidi="ar-SA"/>
          </w:rPr>
          <w:t xml:space="preserve"> </w:t>
        </w:r>
      </w:ins>
      <w:commentRangeStart w:id="12"/>
      <w:ins w:id="89" w:author="Brandon Marquez Salazar" w:date="2026-09-18T00:58:23Z">
        <w:r>
          <w:rPr>
            <w:rFonts w:eastAsia="Calibri" w:cs="Tahoma"/>
            <w:sz w:val="22"/>
            <w:szCs w:val="22"/>
            <w:lang w:val="en-GB" w:eastAsia="en-US" w:bidi="ar-SA"/>
          </w:rPr>
          <w:t>What they found: 10 dS similar flux configurations</w:t>
        </w:r>
      </w:ins>
      <w:ins w:id="90" w:author="Brandon Marquez Salazar" w:date="2026-09-18T01:05:21Z">
        <w:r>
          <w:rPr>
            <w:rFonts w:eastAsia="Calibri" w:cs="Tahoma"/>
            <w:sz w:val="22"/>
            <w:szCs w:val="22"/>
            <w:lang w:val="en-GB" w:eastAsia="en-US" w:bidi="ar-SA"/>
          </w:rPr>
          <w:t>.</w:t>
        </w:r>
      </w:ins>
      <w:del w:id="91" w:author="Brandon Marquez Salazar" w:date="2026-09-18T00:58:23Z">
        <w:r>
          <w:rPr>
            <w:rFonts w:eastAsia="Calibri" w:cs="Tahoma"/>
            <w:sz w:val="22"/>
            <w:szCs w:val="22"/>
            <w:lang w:val="en-GB" w:eastAsia="en-US" w:bidi="ar-SA"/>
          </w:rPr>
          <w:delText>, isolating stable AdS and dS vacua and establishing a mass hierarchy where complex structure moduli exceed the Hubble scale</w:delText>
        </w:r>
      </w:del>
      <w:del w:id="92" w:author="Brandon Marquez Salazar" w:date="2026-09-18T01:07:10Z">
        <w:r>
          <w:rPr>
            <w:rFonts w:eastAsia="Calibri" w:cs="Tahoma"/>
            <w:sz w:val="22"/>
            <w:szCs w:val="22"/>
            <w:lang w:val="en-GB" w:eastAsia="en-US" w:bidi="ar-SA"/>
          </w:rPr>
          <w:delText>.</w:delText>
        </w:r>
      </w:del>
      <w:r>
        <w:rPr>
          <w:rFonts w:eastAsia="Calibri" w:cs="Tahoma"/>
          <w:sz w:val="22"/>
          <w:szCs w:val="22"/>
          <w:lang w:val="en-GB" w:eastAsia="en-US" w:bidi="ar-SA"/>
        </w:rPr>
        <w:t xml:space="preserve"> </w:t>
      </w:r>
      <w:del w:id="93" w:author="Brandon Marquez Salazar" w:date="2026-09-18T01:16:39Z">
        <w:r>
          <w:rPr>
            <w:rFonts w:eastAsia="Calibri" w:cs="Tahoma"/>
            <w:sz w:val="22"/>
            <w:szCs w:val="22"/>
            <w:lang w:val="en-GB" w:eastAsia="en-US" w:bidi="ar-SA"/>
          </w:rPr>
          <w:delText>Subsequent extensions</w:delText>
        </w:r>
      </w:del>
      <w:commentRangeStart w:id="13"/>
      <w:r>
        <w:rPr>
          <w:rFonts w:eastAsia="Calibri" w:cs="Tahoma"/>
          <w:sz w:val="22"/>
          <w:szCs w:val="22"/>
          <w:lang w:val="en-GB" w:eastAsia="en-US" w:bidi="ar-SA"/>
        </w:rPr>
      </w:r>
      <w:commentRangeEnd w:id="12"/>
      <w:r>
        <w:commentReference w:id="12"/>
      </w:r>
      <w:ins w:id="94" w:author="Brandon Marquez Salazar" w:date="2026-09-18T01:16:39Z">
        <w:r>
          <w:rPr>
            <w:rFonts w:eastAsia="Calibri" w:cs="Tahoma"/>
            <w:sz w:val="22"/>
            <w:szCs w:val="22"/>
            <w:lang w:val="en-GB" w:eastAsia="en-US" w:bidi="ar-SA"/>
          </w:rPr>
          <w:t>Later approaches used G</w:t>
        </w:r>
      </w:ins>
      <w:ins w:id="95" w:author="Brandon Marquez Salazar" w:date="2026-09-18T01:16:39Z">
        <w:r>
          <w:rPr>
            <w:rFonts w:eastAsia="Calibri" w:cs="Tahoma"/>
            <w:color w:val="auto"/>
            <w:spacing w:val="-1"/>
            <w:kern w:val="0"/>
            <w:sz w:val="22"/>
            <w:szCs w:val="22"/>
            <w:lang w:val="en-GB" w:eastAsia="en-US" w:bidi="ar-SA"/>
          </w:rPr>
          <w:t>A</w:t>
        </w:r>
      </w:ins>
      <w:ins w:id="96" w:author="Brandon Marquez Salazar" w:date="2026-09-18T01:16:39Z">
        <w:r>
          <w:rPr>
            <w:rFonts w:eastAsia="Calibri" w:cs="Tahoma"/>
            <w:sz w:val="22"/>
            <w:szCs w:val="22"/>
            <w:lang w:val="en-GB" w:eastAsia="en-US" w:bidi="ar-SA"/>
          </w:rPr>
          <w:t>s for the exploration with different topological treats</w:t>
        </w:r>
      </w:ins>
      <w:ins w:id="97" w:author="Brandon Marquez Salazar" w:date="2026-09-18T01:16:39Z">
        <w:r>
          <w:rPr>
            <w:rFonts w:eastAsia="Calibri" w:cs="Tahoma"/>
            <w:color w:val="auto"/>
            <w:spacing w:val="-1"/>
            <w:kern w:val="0"/>
            <w:sz w:val="22"/>
            <w:szCs w:val="22"/>
            <w:lang w:val="en-GB" w:eastAsia="en-US" w:bidi="ar-SA"/>
            <w:rPrChange w:id="0" w:author="Brandon Marquez Salazar" w:date="2026-09-18T01:17:31Z">
              <w:rPr>
                <w:spacing w:val="-1"/>
                <w:kern w:val="0"/>
                <w:szCs w:val="22"/>
              </w:rPr>
            </w:rPrChange>
          </w:rPr>
          <w:t>—</w:t>
        </w:r>
      </w:ins>
      <w:ins w:id="99" w:author="Brandon Marquez Salazar" w:date="2026-09-18T01:17:36Z">
        <w:r>
          <w:rPr>
            <w:rFonts w:eastAsia="Calibri" w:cs="Tahoma"/>
            <w:color w:val="auto"/>
            <w:spacing w:val="-1"/>
            <w:kern w:val="0"/>
            <w:sz w:val="22"/>
            <w:szCs w:val="22"/>
            <w:lang w:val="en-GB" w:eastAsia="en-US" w:bidi="ar-SA"/>
          </w:rPr>
          <w:t>for isotropic, semi</w:t>
          <w:noBreakHyphen/>
          <w:t>isotropic and anisotropic tori</w:t>
        </w:r>
      </w:ins>
      <w:ins w:id="100" w:author="Brandon Marquez Salazar" w:date="2026-09-18T01:17:36Z">
        <w:r>
          <w:rPr>
            <w:rFonts w:eastAsia="Calibri" w:cs="Tahoma"/>
            <w:color w:val="auto"/>
            <w:spacing w:val="-1"/>
            <w:kern w:val="0"/>
            <w:sz w:val="22"/>
            <w:szCs w:val="22"/>
            <w:lang w:val="en-GB" w:eastAsia="en-US" w:bidi="ar-SA"/>
            <w:rPrChange w:id="0" w:author="Brandon Marquez Salazar" w:date="2026-09-18T01:18:03Z">
              <w:rPr>
                <w:spacing w:val="-1"/>
                <w:kern w:val="0"/>
                <w:szCs w:val="22"/>
              </w:rPr>
            </w:rPrChange>
          </w:rPr>
          <w:t>—</w:t>
        </w:r>
      </w:ins>
      <w:del w:id="102" w:author="Brandon Marquez Salazar" w:date="2026-09-18T01:18:36Z">
        <w:r>
          <w:rPr>
            <w:rFonts w:eastAsia="Calibri" w:cs="Tahoma"/>
            <w:color w:val="auto"/>
            <w:spacing w:val="-1"/>
            <w:kern w:val="0"/>
            <w:sz w:val="22"/>
            <w:szCs w:val="22"/>
            <w:lang w:val="en-GB" w:eastAsia="en-US" w:bidi="ar-SA"/>
          </w:rPr>
          <w:delText xml:space="preserve"> </w:delText>
        </w:r>
      </w:del>
      <w:bookmarkStart w:id="8" w:name="ZOTERO_BREF_oH1XPAaovPWa"/>
      <w:r>
        <w:rPr>
          <w:rFonts w:eastAsia="Calibri" w:cs="Tahoma"/>
          <w:color w:val="auto"/>
          <w:spacing w:val="-1"/>
          <w:kern w:val="0"/>
          <w:sz w:val="22"/>
          <w:szCs w:val="22"/>
          <w:lang w:val="en-GB" w:eastAsia="en-US" w:bidi="ar-SA"/>
        </w:rPr>
        <w:t>[9]</w:t>
      </w:r>
      <w:bookmarkEnd w:id="8"/>
      <w:ins w:id="103" w:author="Brandon Marquez Salazar" w:date="2026-09-18T01:18:41Z">
        <w:r>
          <w:rPr>
            <w:rFonts w:eastAsia="Calibri" w:cs="Tahoma"/>
            <w:sz w:val="22"/>
            <w:szCs w:val="22"/>
            <w:lang w:val="en-GB" w:eastAsia="en-US" w:bidi="ar-SA"/>
          </w:rPr>
          <w:t>. So, at this point, G</w:t>
        </w:r>
      </w:ins>
      <w:ins w:id="104" w:author="Brandon Marquez Salazar" w:date="2026-09-18T01:18:41Z">
        <w:r>
          <w:rPr>
            <w:rFonts w:eastAsia="Calibri" w:cs="Tahoma"/>
            <w:color w:val="auto"/>
            <w:spacing w:val="-1"/>
            <w:kern w:val="0"/>
            <w:sz w:val="22"/>
            <w:szCs w:val="22"/>
            <w:lang w:val="en-GB" w:eastAsia="en-US" w:bidi="ar-SA"/>
          </w:rPr>
          <w:t>A</w:t>
        </w:r>
      </w:ins>
      <w:ins w:id="105" w:author="Brandon Marquez Salazar" w:date="2026-09-18T01:18:41Z">
        <w:r>
          <w:rPr>
            <w:rFonts w:eastAsia="Calibri" w:cs="Tahoma"/>
            <w:sz w:val="22"/>
            <w:szCs w:val="22"/>
            <w:lang w:val="en-GB" w:eastAsia="en-US" w:bidi="ar-SA"/>
          </w:rPr>
          <w:t>s have been used as the main metaheuristic for venturing into landscape explorations.</w:t>
        </w:r>
      </w:ins>
      <w:del w:id="106" w:author="Brandon Marquez Salazar" w:date="2026-09-18T01:18:40Z">
        <w:r>
          <w:rPr>
            <w:rFonts w:eastAsia="Calibri" w:cs="Tahoma"/>
            <w:sz w:val="22"/>
            <w:szCs w:val="22"/>
            <w:lang w:val="en-GB" w:eastAsia="en-US" w:bidi="ar-SA"/>
          </w:rPr>
          <w:delText xml:space="preserve"> confirmed these vacua as viable platforms for multi-field inflation, positioning GA-driven exploration as a primary tool for mapping the flux parameter space.</w:delText>
        </w:r>
      </w:del>
      <w:commentRangeEnd w:id="13"/>
      <w:r>
        <w:commentReference w:id="13"/>
      </w:r>
      <w:r>
        <w:rPr>
          <w:rFonts w:eastAsia="Calibri" w:cs="Tahoma"/>
          <w:sz w:val="22"/>
          <w:szCs w:val="22"/>
          <w:lang w:val="en-GB" w:eastAsia="en-US" w:bidi="ar-SA"/>
        </w:rPr>
      </w:r>
    </w:p>
    <w:p>
      <w:pPr>
        <w:pStyle w:val="Heading3"/>
        <w:spacing w:lineRule="auto" w:line="259" w:before="0" w:after="160"/>
        <w:ind w:hanging="0" w:left="0" w:right="0"/>
        <w:jc w:val="both"/>
        <w:rPr>
          <w:rFonts w:ascii="Calibri" w:hAnsi="Calibri" w:eastAsia="Calibri"/>
          <w:sz w:val="22"/>
          <w:szCs w:val="22"/>
          <w:lang w:val="en-GB" w:eastAsia="en-US" w:bidi="ar-SA"/>
        </w:rPr>
      </w:pPr>
      <w:r>
        <w:rPr>
          <w:rFonts w:eastAsia="Calibri"/>
          <w:sz w:val="22"/>
          <w:szCs w:val="22"/>
          <w:lang w:val="en-GB" w:eastAsia="en-US" w:bidi="ar-SA"/>
        </w:rPr>
        <w:t>Machine Learning-Enhanced Exploration</w:t>
      </w:r>
    </w:p>
    <w:p>
      <w:pPr>
        <w:pStyle w:val="BodyText"/>
        <w:rPr/>
      </w:pPr>
      <w:commentRangeStart w:id="14"/>
      <w:del w:id="107" w:author="Brandon Marquez Salazar" w:date="2026-09-18T01:36:30Z">
        <w:r>
          <w:rPr/>
          <w:delText>Hybrid metaheuristic-ML frameworks have recently enhanced global exploration capabilities in string compactifications.</w:delText>
        </w:r>
      </w:del>
      <w:r>
        <w:rPr/>
      </w:r>
      <w:commentRangeEnd w:id="14"/>
      <w:r>
        <w:commentReference w:id="14"/>
      </w:r>
      <w:r>
        <w:rPr/>
        <w:t xml:space="preserve"> Cabo Bizet et al. </w:t>
      </w:r>
      <w:bookmarkStart w:id="9" w:name="ZOTERO_BREF_HLrls9yDzAJK"/>
      <w:r>
        <w:rPr/>
        <w:t>[1]</w:t>
      </w:r>
      <w:bookmarkEnd w:id="9"/>
      <w:r>
        <w:rPr/>
        <w:t xml:space="preserve"> combined a GA with a supervised neural network to classify over 16</w:t>
      </w:r>
      <w:ins w:id="108" w:author="Brandon Marquez Salazar" w:date="2026-09-18T02:01:24Z">
        <w:r>
          <w:rPr/>
          <w:t> </w:t>
        </w:r>
      </w:ins>
      <w:del w:id="109" w:author="Brandon Marquez Salazar" w:date="2026-09-18T02:01:24Z">
        <w:r>
          <w:rPr/>
          <w:delText> </w:delText>
        </w:r>
      </w:del>
      <w:r>
        <w:rPr/>
        <w:t xml:space="preserve">000 flux configurations in Type IIB compactifications on an isotropic torus. </w:t>
      </w:r>
      <w:commentRangeStart w:id="15"/>
      <w:del w:id="110" w:author="Brandon Marquez Salazar" w:date="2026-09-18T01:59:00Z">
        <w:r>
          <w:rPr/>
          <w:delText xml:space="preserve">By functioning as a surrogate classifier, </w:delText>
        </w:r>
      </w:del>
      <w:ins w:id="111" w:author="Brandon Marquez Salazar" w:date="2026-09-18T01:59:11Z">
        <w:r>
          <w:rPr/>
          <w:t>This surrogate classifier</w:t>
        </w:r>
      </w:ins>
      <w:del w:id="112" w:author="Brandon Marquez Salazar" w:date="2026-09-18T01:59:24Z">
        <w:r>
          <w:rPr/>
          <w:delText>the network</w:delText>
        </w:r>
      </w:del>
      <w:r>
        <w:rPr/>
        <w:t xml:space="preserve"> achieved 98.6% accuracy in identifying scalar potential critical points</w:t>
      </w:r>
      <w:commentRangeStart w:id="16"/>
      <w:r>
        <w:rPr/>
      </w:r>
      <w:commentRangeEnd w:id="15"/>
      <w:r>
        <w:commentReference w:id="15"/>
      </w:r>
      <w:ins w:id="113" w:author="Brandon Marquez Salazar" w:date="2026-09-18T02:00:18Z">
        <w:r>
          <w:rPr>
            <w:rFonts w:eastAsia="SimSun" w:cs="Times New Roman"/>
            <w:color w:val="auto"/>
            <w:spacing w:val="-1"/>
            <w:kern w:val="0"/>
            <w:sz w:val="22"/>
            <w:szCs w:val="20"/>
            <w:lang w:val="en-GB" w:eastAsia="en-US" w:bidi="ar-SA"/>
          </w:rPr>
          <w:t>—this implied saving computational resources at the explorations.</w:t>
        </w:r>
      </w:ins>
      <w:del w:id="114" w:author="Brandon Marquez Salazar" w:date="2026-09-18T02:01:11Z">
        <w:r>
          <w:rPr>
            <w:rFonts w:eastAsia="SimSun" w:cs="Times New Roman"/>
            <w:color w:val="auto"/>
            <w:spacing w:val="-1"/>
            <w:kern w:val="0"/>
            <w:sz w:val="22"/>
            <w:szCs w:val="20"/>
            <w:lang w:val="en-GB" w:eastAsia="en-US" w:bidi="ar-SA"/>
          </w:rPr>
          <w:delText>, significantly reducing the computational cost of exhaustive enumeration.</w:delText>
        </w:r>
      </w:del>
      <w:r>
        <w:rPr>
          <w:rFonts w:eastAsia="SimSun" w:cs="Times New Roman"/>
          <w:color w:val="auto"/>
          <w:spacing w:val="-1"/>
          <w:kern w:val="0"/>
          <w:sz w:val="22"/>
          <w:szCs w:val="20"/>
          <w:lang w:val="en-GB" w:eastAsia="en-US" w:bidi="ar-SA"/>
        </w:rPr>
      </w:r>
      <w:commentRangeEnd w:id="16"/>
      <w:r>
        <w:commentReference w:id="16"/>
      </w:r>
      <w:r>
        <w:rPr/>
        <w:t xml:space="preserve"> </w:t>
      </w:r>
      <w:commentRangeStart w:id="17"/>
      <w:del w:id="115" w:author="Brandon Marquez Salazar" w:date="2026-09-18T02:03:30Z">
        <w:r>
          <w:rPr/>
          <w:delText>Crucially, this dataset confirmed the</w:delText>
        </w:r>
      </w:del>
      <w:ins w:id="116" w:author="Brandon Marquez Salazar" w:date="2026-09-18T02:05:09Z">
        <w:r>
          <w:rPr/>
          <w:t>The points obtained showed concordance with the</w:t>
        </w:r>
      </w:ins>
      <w:r>
        <w:rPr/>
      </w:r>
      <w:commentRangeEnd w:id="17"/>
      <w:r>
        <w:commentReference w:id="17"/>
      </w:r>
      <w:r>
        <w:rPr/>
        <w:t xml:space="preserve"> </w:t>
      </w:r>
      <w:commentRangeStart w:id="18"/>
      <w:r>
        <w:rPr/>
        <w:t>refined de Sitter conjecture: no stable dS vacua</w:t>
      </w:r>
      <w:del w:id="117" w:author="Brandon Marquez Salazar" w:date="2026-09-18T02:06:34Z">
        <w:r>
          <w:rPr/>
          <w:delText xml:space="preserve"> were detected</w:delText>
        </w:r>
      </w:del>
      <w:ins w:id="118" w:author="Brandon Marquez Salazar" w:date="2026-09-18T02:08:29Z">
        <w:r>
          <w:rPr/>
          <w:t xml:space="preserve"> with </w:t>
        </w:r>
      </w:ins>
      <w:del w:id="119" w:author="Brandon Marquez Salazar" w:date="2026-09-18T02:08:28Z">
        <w:r>
          <w:rPr/>
          <w:delText>, and</w:delText>
        </w:r>
      </w:del>
      <w:r>
        <w:rPr/>
        <w:t xml:space="preserve"> </w:t>
      </w:r>
      <w:del w:id="120" w:author="Brandon Marquez Salazar" w:date="2026-09-18T02:07:04Z">
        <w:r>
          <w:rPr/>
          <w:delText>the</w:delText>
        </w:r>
      </w:del>
      <w:ins w:id="121" w:author="Brandon Marquez Salazar" w:date="2026-09-18T02:07:04Z">
        <w:r>
          <w:rPr/>
          <w:t>critical points</w:t>
        </w:r>
      </w:ins>
      <w:r>
        <w:rPr/>
        <w:t xml:space="preserve"> distribution</w:t>
      </w:r>
      <w:del w:id="122" w:author="Brandon Marquez Salazar" w:date="2026-09-18T02:07:14Z">
        <w:r>
          <w:rPr/>
          <w:delText xml:space="preserve"> of critical points</w:delText>
        </w:r>
      </w:del>
      <w:r>
        <w:rPr/>
        <w:t xml:space="preserve"> consistently satisfi</w:t>
      </w:r>
      <w:ins w:id="123" w:author="Brandon Marquez Salazar" w:date="2026-09-18T02:08:46Z">
        <w:r>
          <w:rPr/>
          <w:t>ng</w:t>
        </w:r>
      </w:ins>
      <w:del w:id="124" w:author="Brandon Marquez Salazar" w:date="2026-09-18T02:08:45Z">
        <w:r>
          <w:rPr/>
          <w:delText>ed</w:delText>
        </w:r>
      </w:del>
      <w:r>
        <w:rPr/>
        <w:t xml:space="preserve"> the bound </w:t>
      </w:r>
      <w:r>
        <w:rPr/>
      </w:r>
      <m:oMath xmlns:m="http://schemas.openxmlformats.org/officeDocument/2006/math">
        <m:r>
          <m:rPr>
            <m:lit/>
            <m:nor/>
          </m:rPr>
          <w:rPr>
            <w:rFonts w:ascii="Cambria Math" w:hAnsi="Cambria Math"/>
          </w:rPr>
          <m:t xml:space="preserve">min</m:t>
        </m:r>
        <m:sSub>
          <m:e>
            <m:r>
              <w:rPr>
                <w:rFonts w:ascii="Cambria Math" w:hAnsi="Cambria Math"/>
              </w:rPr>
              <m:t xml:space="preserve">∇</m:t>
            </m:r>
          </m:e>
          <m:sub>
            <m:r>
              <w:rPr>
                <w:rFonts w:ascii="Cambria Math" w:hAnsi="Cambria Math"/>
              </w:rPr>
              <m:t xml:space="preserve">i</m:t>
            </m:r>
          </m:sub>
        </m:sSub>
        <m:sSub>
          <m:e>
            <m:r>
              <w:rPr>
                <w:rFonts w:ascii="Cambria Math" w:hAnsi="Cambria Math"/>
              </w:rPr>
              <m:t xml:space="preserve">∇</m:t>
            </m:r>
          </m:e>
          <m:sub>
            <m:r>
              <w:rPr>
                <w:rFonts w:ascii="Cambria Math" w:hAnsi="Cambria Math"/>
              </w:rPr>
              <m:t xml:space="preserve">j</m:t>
            </m:r>
          </m:sub>
        </m:sSub>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V</m:t>
        </m:r>
      </m:oMath>
      <w:r>
        <w:rPr/>
        <w:t xml:space="preserve"> with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w:t>
      </w:r>
      <w:bookmarkStart w:id="10" w:name="ZOTERO_BREF_SXoAlsjyFCt0"/>
      <w:r>
        <w:rPr/>
        <w:t>[1]</w:t>
      </w:r>
      <w:bookmarkEnd w:id="10"/>
      <w:r>
        <w:rPr/>
        <w:t>.</w:t>
      </w:r>
      <w:commentRangeEnd w:id="18"/>
      <w:r>
        <w:commentReference w:id="18"/>
      </w:r>
      <w:r>
        <w:rPr/>
      </w:r>
    </w:p>
    <w:p>
      <w:pPr>
        <w:pStyle w:val="Heading3"/>
        <w:ind w:hanging="0" w:left="0" w:right="0"/>
        <w:rPr/>
      </w:pPr>
      <w:bookmarkStart w:id="11" w:name="__RefHeading___Toc9520_541785074"/>
      <w:bookmarkEnd w:id="11"/>
      <w:r>
        <w:rPr/>
        <w:t>Torsion Compactifications and the Simulated Annealing Baseline</w:t>
      </w:r>
    </w:p>
    <w:p>
      <w:pPr>
        <w:pStyle w:val="BodyText"/>
        <w:rPr/>
      </w:pPr>
      <w:ins w:id="125" w:author="Brandon Marquez Salazar" w:date="2026-09-18T02:10:06Z">
        <w:r>
          <w:rPr/>
          <w:t xml:space="preserve">The potential effective </w:t>
        </w:r>
      </w:ins>
      <w:commentRangeStart w:id="19"/>
      <w:ins w:id="126" w:author="Brandon Marquez Salazar" w:date="2026-09-18T02:10:06Z">
        <w:r>
          <w:rPr/>
          <w:t>(Eq 1)</w:t>
        </w:r>
      </w:ins>
      <w:commentRangeStart w:id="20"/>
      <w:r>
        <w:rPr/>
      </w:r>
      <w:commentRangeEnd w:id="19"/>
      <w:r>
        <w:commentReference w:id="19"/>
      </w:r>
      <w:ins w:id="127" w:author="Brandon Marquez Salazar" w:date="2026-09-18T02:10:06Z">
        <w:r>
          <w:rPr>
            <w:rFonts w:eastAsia="SimSun" w:cs="Times New Roman"/>
            <w:color w:val="auto"/>
            <w:spacing w:val="-1"/>
            <w:kern w:val="0"/>
            <w:sz w:val="22"/>
            <w:szCs w:val="20"/>
            <w:lang w:val="en-GB" w:eastAsia="en-US" w:bidi="ar-SA"/>
          </w:rPr>
          <w:t>—and most of the mathematical background—</w:t>
        </w:r>
      </w:ins>
      <w:r>
        <w:rPr>
          <w:rFonts w:eastAsia="SimSun" w:cs="Times New Roman"/>
          <w:color w:val="auto"/>
          <w:spacing w:val="-1"/>
          <w:kern w:val="0"/>
          <w:sz w:val="22"/>
          <w:szCs w:val="20"/>
          <w:lang w:val="en-GB" w:eastAsia="en-US" w:bidi="ar-SA"/>
        </w:rPr>
      </w:r>
      <w:commentRangeEnd w:id="20"/>
      <w:r>
        <w:commentReference w:id="20"/>
      </w:r>
      <w:ins w:id="128" w:author="Brandon Marquez Salazar" w:date="2026-09-18T02:10:06Z">
        <w:r>
          <w:rPr/>
          <w:t xml:space="preserve">used in this work corresponds to the work </w:t>
        </w:r>
      </w:ins>
      <w:ins w:id="129" w:author="Brandon Marquez Salazar" w:date="2026-09-18T02:10:06Z">
        <w:r>
          <w:rPr>
            <w:rFonts w:eastAsia="SimSun" w:cs="Times New Roman"/>
            <w:color w:val="auto"/>
            <w:spacing w:val="-1"/>
            <w:kern w:val="0"/>
            <w:sz w:val="22"/>
            <w:szCs w:val="20"/>
            <w:lang w:val="en-GB" w:eastAsia="en-US" w:bidi="ar-SA"/>
          </w:rPr>
          <w:t xml:space="preserve">of Damian </w:t>
        </w:r>
      </w:ins>
      <w:ins w:id="130" w:author="Brandon Marquez Salazar" w:date="2026-09-18T02:11:07Z">
        <w:r>
          <w:rPr>
            <w:rFonts w:eastAsia="SimSun" w:cs="Times New Roman"/>
            <w:color w:val="auto"/>
            <w:spacing w:val="-1"/>
            <w:kern w:val="0"/>
            <w:sz w:val="22"/>
            <w:szCs w:val="20"/>
            <w:lang w:val="en-GB" w:eastAsia="en-US" w:bidi="ar-SA"/>
          </w:rPr>
          <w:t>and Loazia</w:t>
          <w:noBreakHyphen/>
          <w:t>Brito defined in Type IIB compactifications on Kähler manifolds with torsion</w:t>
        </w:r>
      </w:ins>
      <w:commentRangeStart w:id="21"/>
      <w:del w:id="131" w:author="Brandon Marquez Salazar" w:date="2026-09-18T02:09:55Z">
        <w:r>
          <w:rPr>
            <w:rFonts w:eastAsia="SimSun" w:cs="Times New Roman"/>
            <w:color w:val="auto"/>
            <w:spacing w:val="-1"/>
            <w:kern w:val="0"/>
            <w:sz w:val="22"/>
            <w:szCs w:val="20"/>
            <w:lang w:val="en-GB" w:eastAsia="en-US" w:bidi="ar-SA"/>
          </w:rPr>
          <w:delText>This study builds upon the framework developed by Damian and Loaiza</w:delText>
          <w:noBreakHyphen/>
          <w:delText>Brito</w:delText>
        </w:r>
      </w:del>
      <w:r>
        <w:rPr>
          <w:rFonts w:eastAsia="SimSun" w:cs="Times New Roman"/>
          <w:color w:val="auto"/>
          <w:spacing w:val="-1"/>
          <w:kern w:val="0"/>
          <w:sz w:val="22"/>
          <w:szCs w:val="20"/>
          <w:lang w:val="en-GB" w:eastAsia="en-US" w:bidi="ar-SA"/>
        </w:rPr>
      </w:r>
      <w:commentRangeEnd w:id="21"/>
      <w:r>
        <w:commentReference w:id="21"/>
      </w:r>
      <w:ins w:id="132" w:author="Brandon Marquez Salazar" w:date="2026-09-18T02:12:45Z">
        <w:r>
          <w:rPr/>
          <w:t> </w:t>
        </w:r>
      </w:ins>
      <w:del w:id="133" w:author="Brandon Marquez Salazar" w:date="2026-09-18T02:12:42Z">
        <w:r>
          <w:rPr/>
          <w:delText xml:space="preserve"> </w:delText>
        </w:r>
      </w:del>
      <w:bookmarkStart w:id="12" w:name="ZOTERO_BREF_yusqphSSjhHl"/>
      <w:r>
        <w:rPr/>
        <w:t>[2]</w:t>
      </w:r>
      <w:bookmarkEnd w:id="12"/>
      <w:ins w:id="134" w:author="Brandon Marquez Salazar" w:date="2026-09-18T02:12:40Z">
        <w:r>
          <w:rPr/>
          <w:t>:</w:t>
        </w:r>
      </w:ins>
      <w:del w:id="135" w:author="Brandon Marquez Salazar" w:date="2026-09-18T02:12:40Z">
        <w:r>
          <w:rPr/>
          <w:delText xml:space="preserve">, </w:delText>
        </w:r>
      </w:del>
      <w:del w:id="136" w:author="Brandon Marquez Salazar" w:date="2026-09-18T02:11:27Z">
        <w:r>
          <w:rPr/>
          <w:delText>which examines Type IIB compactifications on Kähler manifolds with torsion. The effective scalar potential is defined as:</w:delText>
        </w:r>
      </w:del>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cantSplit/>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eff</m:t>
                    </m:r>
                  </m:sub>
                </m:sSub>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r>
                      <w:rPr>
                        <w:rFonts w:ascii="Cambria Math" w:hAnsi="Cambria Math"/>
                      </w:rPr>
                      <m:t xml:space="preserve">s</m:t>
                    </m:r>
                  </m:num>
                  <m:den>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num>
                  <m:den>
                    <m:r>
                      <w:rPr>
                        <w:rFonts w:ascii="Cambria Math" w:hAnsi="Cambria Math"/>
                      </w:rPr>
                      <m:t xml:space="preserve">s</m:t>
                    </m:r>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5</m:t>
                            </m:r>
                          </m:sub>
                        </m:sSub>
                      </m:sub>
                    </m:sSub>
                  </m:num>
                  <m:den>
                    <m:sSup>
                      <m:e>
                        <m:r>
                          <w:rPr>
                            <w:rFonts w:ascii="Cambria Math" w:hAnsi="Cambria Math"/>
                          </w:rPr>
                          <m:t xml:space="preserve">τ</m:t>
                        </m:r>
                      </m:e>
                      <m:sup>
                        <m:r>
                          <w:rPr>
                            <w:rFonts w:ascii="Cambria Math" w:hAnsi="Cambria Math"/>
                          </w:rPr>
                          <m:t xml:space="preserve">4</m:t>
                        </m:r>
                      </m:sup>
                    </m:sSup>
                  </m:den>
                </m:f>
                <m:r>
                  <w:rPr>
                    <w:rFonts w:ascii="Cambria Math" w:hAnsi="Cambria Math"/>
                  </w:rPr>
                  <m:t xml:space="preserve">+</m:t>
                </m:r>
                <m:f>
                  <m:num>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num>
                  <m:den>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num>
                  <m:den>
                    <m:sSup>
                      <m:e>
                        <m:r>
                          <w:rPr>
                            <w:rFonts w:ascii="Cambria Math" w:hAnsi="Cambria Math"/>
                          </w:rPr>
                          <m:t xml:space="preserve">s</m:t>
                        </m:r>
                      </m:e>
                      <m:sup>
                        <m:f>
                          <m:fPr>
                            <m:type m:val="lin"/>
                          </m:fPr>
                          <m:num>
                            <m:r>
                              <w:rPr>
                                <w:rFonts w:ascii="Cambria Math" w:hAnsi="Cambria Math"/>
                              </w:rPr>
                              <m:t xml:space="preserve">1</m:t>
                            </m:r>
                          </m:num>
                          <m:den>
                            <m:r>
                              <w:rPr>
                                <w:rFonts w:ascii="Cambria Math" w:hAnsi="Cambria Math"/>
                              </w:rPr>
                              <m:t xml:space="preserve">2</m:t>
                            </m:r>
                          </m:den>
                        </m:f>
                      </m:sup>
                    </m:sSup>
                    <m:sSup>
                      <m:e>
                        <m:r>
                          <w:rPr>
                            <w:rFonts w:ascii="Cambria Math" w:hAnsi="Cambria Math"/>
                          </w:rPr>
                          <m:t xml:space="preserve">τ</m:t>
                        </m:r>
                      </m:e>
                      <m:sup>
                        <m:f>
                          <m:fPr>
                            <m:type m:val="lin"/>
                          </m:fPr>
                          <m:num>
                            <m:r>
                              <w:rPr>
                                <w:rFonts w:ascii="Cambria Math" w:hAnsi="Cambria Math"/>
                              </w:rPr>
                              <m:t xml:space="preserve">5</m:t>
                            </m:r>
                          </m:num>
                          <m:den>
                            <m:r>
                              <w:rPr>
                                <w:rFonts w:ascii="Cambria Math" w:hAnsi="Cambria Math"/>
                              </w:rPr>
                              <m:t xml:space="preserve">2</m:t>
                            </m:r>
                          </m:den>
                        </m:f>
                      </m:sup>
                    </m:sSup>
                  </m:den>
                </m:f>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1</w:t>
            </w:r>
            <w:r>
              <w:rPr/>
              <w:fldChar w:fldCharType="end"/>
            </w:r>
            <w:r>
              <w:rPr/>
              <w:t>)</w:t>
            </w:r>
          </w:p>
        </w:tc>
      </w:tr>
    </w:tbl>
    <w:p>
      <w:pPr>
        <w:pStyle w:val="BodyText"/>
        <w:rPr/>
      </w:pPr>
      <w:r>
        <w:rPr/>
        <w:t xml:space="preserve">where </w:t>
      </w:r>
      <w:r>
        <w:rPr/>
      </w:r>
      <m:oMath xmlns:m="http://schemas.openxmlformats.org/officeDocument/2006/math">
        <m:r>
          <w:rPr>
            <w:rFonts w:ascii="Cambria Math" w:hAnsi="Cambria Math"/>
          </w:rPr>
          <m:t xml:space="preserve">s</m:t>
        </m:r>
      </m:oMath>
      <w:r>
        <w:rPr/>
        <w:t xml:space="preserve"> and </w:t>
      </w:r>
      <w:r>
        <w:rPr/>
      </w:r>
      <m:oMath xmlns:m="http://schemas.openxmlformats.org/officeDocument/2006/math">
        <m:r>
          <w:rPr>
            <w:rFonts w:ascii="Cambria Math" w:hAnsi="Cambria Math"/>
          </w:rPr>
          <m:t xml:space="preserve">τ</m:t>
        </m:r>
      </m:oMath>
      <w:r>
        <w:rPr/>
        <w:t xml:space="preserve"> denote the axio-dilaton and volume moduli, and </w:t>
      </w:r>
      <w:r>
        <w:rPr/>
      </w:r>
      <m:oMath xmlns:m="http://schemas.openxmlformats.org/officeDocument/2006/math">
        <m:sSub>
          <m:e>
            <m:r>
              <w:rPr>
                <w:rFonts w:ascii="Cambria Math" w:hAnsi="Cambria Math"/>
              </w:rPr>
              <m:t xml:space="preserve">A</m:t>
            </m:r>
          </m:e>
          <m:sub>
            <m:r>
              <w:rPr>
                <w:rFonts w:ascii="Cambria Math" w:hAnsi="Cambria Math"/>
              </w:rPr>
              <m:t xml:space="preserve">i</m:t>
            </m:r>
          </m:sub>
        </m:sSub>
      </m:oMath>
      <w:r>
        <w:rPr/>
        <w:t xml:space="preserve"> represent the flux coefficients. </w:t>
      </w:r>
      <w:ins w:id="137" w:author="Brandon Marquez Salazar" w:date="2026-09-18T02:33:35Z">
        <w:r>
          <w:rPr/>
          <w:t>Damian and Loaiza</w:t>
          <w:noBreakHyphen/>
          <w:t>Brito</w:t>
        </w:r>
      </w:ins>
      <w:ins w:id="138" w:author="Brandon Marquez Salazar" w:date="2026-09-18T02:33:35Z">
        <w:r>
          <w:rPr>
            <w:rFonts w:eastAsia="SimSun" w:cs="Times New Roman"/>
            <w:color w:val="auto"/>
            <w:spacing w:val="-1"/>
            <w:kern w:val="0"/>
            <w:sz w:val="22"/>
            <w:szCs w:val="20"/>
            <w:lang w:val="en-GB" w:eastAsia="en-US" w:bidi="ar-SA"/>
            <w:rPrChange w:id="0" w:author="Brandon Marquez Salazar" w:date="2026-09-18T02:33:43Z">
              <w:rPr>
                <w:spacing w:val="-1"/>
                <w:kern w:val="0"/>
                <w:szCs w:val="20"/>
              </w:rPr>
            </w:rPrChange>
          </w:rPr>
          <w:t>’</w:t>
        </w:r>
      </w:ins>
      <w:ins w:id="140" w:author="Brandon Marquez Salazar" w:date="2026-09-18T02:33:43Z">
        <w:r>
          <w:rPr>
            <w:rFonts w:eastAsia="SimSun" w:cs="Times New Roman"/>
            <w:color w:val="auto"/>
            <w:spacing w:val="-1"/>
            <w:kern w:val="0"/>
            <w:sz w:val="22"/>
            <w:szCs w:val="20"/>
            <w:lang w:val="en-GB" w:eastAsia="en-US" w:bidi="ar-SA"/>
          </w:rPr>
          <w:t>s approach</w:t>
        </w:r>
      </w:ins>
      <w:del w:id="141" w:author="Brandon Marquez Salazar" w:date="2026-09-18T02:33:50Z">
        <w:r>
          <w:rPr>
            <w:rFonts w:eastAsia="SimSun" w:cs="Times New Roman"/>
            <w:color w:val="auto"/>
            <w:spacing w:val="-1"/>
            <w:kern w:val="0"/>
            <w:sz w:val="22"/>
            <w:szCs w:val="20"/>
            <w:lang w:val="en-GB" w:eastAsia="en-US" w:bidi="ar-SA"/>
          </w:rPr>
          <w:delText>Previous analysis,</w:delText>
        </w:r>
      </w:del>
      <w:r>
        <w:rPr/>
        <w:t xml:space="preserve"> employ</w:t>
      </w:r>
      <w:del w:id="142" w:author="Brandon Marquez Salazar" w:date="2026-09-18T02:33:55Z">
        <w:r>
          <w:rPr/>
          <w:delText>ing</w:delText>
        </w:r>
      </w:del>
      <w:ins w:id="143" w:author="Brandon Marquez Salazar" w:date="2026-09-18T02:33:55Z">
        <w:r>
          <w:rPr/>
          <w:t>ed</w:t>
        </w:r>
      </w:ins>
      <w:r>
        <w:rPr/>
        <w:t xml:space="preserve"> Simulated Annealing combined with conjugate-gradient refinement</w:t>
      </w:r>
      <w:ins w:id="144" w:author="Brandon Marquez Salazar" w:date="2026-09-18T02:34:08Z">
        <w:r>
          <w:rPr/>
          <w:t>. Approahc that</w:t>
        </w:r>
      </w:ins>
      <w:del w:id="145" w:author="Brandon Marquez Salazar" w:date="2026-09-18T02:34:02Z">
        <w:r>
          <w:rPr/>
          <w:delText>,</w:delText>
        </w:r>
      </w:del>
      <w:r>
        <w:rPr/>
        <w:t xml:space="preserve"> identified over 170 metastable de Sitter (dS) vacua, subject to the condition: </w:t>
      </w:r>
      <w:r>
        <w:rPr/>
      </w:r>
      <m:oMath xmlns:m="http://schemas.openxmlformats.org/officeDocument/2006/math">
        <m:sSub>
          <m:e>
            <m:r>
              <m:rPr>
                <m:lit/>
                <m:nor/>
              </m:rPr>
              <w:rPr>
                <w:rFonts w:ascii="Cambria Math" w:hAnsi="Cambria Math"/>
              </w:rPr>
              <m:t xml:space="preserve">𝓝</m:t>
            </m:r>
          </m:e>
          <m:sub>
            <m:r>
              <w:rPr>
                <w:rFonts w:ascii="Cambria Math" w:hAnsi="Cambria Math"/>
              </w:rPr>
              <m:t xml:space="preserve">O</m:t>
            </m:r>
            <m:r>
              <w:rPr>
                <w:rFonts w:ascii="Cambria Math" w:hAnsi="Cambria Math"/>
              </w:rPr>
              <m:t xml:space="preserve">3</m:t>
            </m:r>
          </m:sub>
        </m:sSub>
        <m:r>
          <w:rPr>
            <w:rFonts w:ascii="Cambria Math" w:hAnsi="Cambria Math"/>
          </w:rPr>
          <m:t xml:space="preserve">&gt;</m:t>
        </m:r>
        <m:r>
          <w:rPr>
            <w:rFonts w:ascii="Cambria Math" w:hAnsi="Cambria Math"/>
          </w:rPr>
          <m:t xml:space="preserve">4</m:t>
        </m:r>
        <m:f>
          <m:num>
            <m:rad>
              <m:radPr>
                <m:degHide m:val="1"/>
              </m:radPr>
              <m:deg/>
              <m:e>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e>
            </m:rad>
          </m:num>
          <m:den>
            <m:sSub>
              <m:e>
                <m:r>
                  <w:rPr>
                    <w:rFonts w:ascii="Cambria Math" w:hAnsi="Cambria Math"/>
                  </w:rPr>
                  <m:t xml:space="preserve">A</m:t>
                </m:r>
              </m:e>
              <m:sub>
                <m:r>
                  <w:rPr>
                    <w:rFonts w:ascii="Cambria Math" w:hAnsi="Cambria Math"/>
                  </w:rPr>
                  <m:t xml:space="preserve">3</m:t>
                </m:r>
              </m:sub>
            </m:sSub>
          </m:den>
        </m:f>
        <m:r>
          <w:rPr>
            <w:rFonts w:ascii="Cambria Math" w:hAnsi="Cambria Math"/>
          </w:rPr>
          <m:t xml:space="preserve">+</m:t>
        </m:r>
        <m:r>
          <w:rPr>
            <w:rFonts w:ascii="Cambria Math" w:hAnsi="Cambria Math"/>
          </w:rPr>
          <m:t xml:space="preserve">2</m:t>
        </m:r>
        <m:sSub>
          <m:e>
            <m:r>
              <m:rPr>
                <m:lit/>
                <m:nor/>
              </m:rPr>
              <w:rPr>
                <w:rFonts w:ascii="Cambria Math" w:hAnsi="Cambria Math"/>
              </w:rPr>
              <m:t xml:space="preserve">𝓝</m:t>
            </m:r>
          </m:e>
          <m:sub>
            <m:r>
              <m:rPr>
                <m:lit/>
                <m:nor/>
              </m:rPr>
              <w:rPr>
                <w:rFonts w:ascii="Cambria Math" w:hAnsi="Cambria Math"/>
              </w:rPr>
              <m:t xml:space="preserve">flux</m:t>
            </m:r>
          </m:sub>
        </m:sSub>
      </m:oMath>
      <w:r>
        <w:rPr/>
        <w:t>.</w:t>
      </w:r>
    </w:p>
    <w:p>
      <w:pPr>
        <w:pStyle w:val="Heading3"/>
        <w:ind w:hanging="0" w:left="0" w:right="0"/>
        <w:rPr/>
      </w:pPr>
      <w:r>
        <w:rPr/>
        <w:t>Population-Based GA Formulations in Torsion Potentials</w:t>
      </w:r>
    </w:p>
    <w:p>
      <w:pPr>
        <w:pStyle w:val="BodyText"/>
        <w:rPr/>
      </w:pPr>
      <w:r>
        <w:rPr/>
        <w:t> </w:t>
      </w:r>
      <w:r>
        <w:rPr/>
        <w:t xml:space="preserve">The single-agent baseline was recently extended in </w:t>
      </w:r>
      <w:bookmarkStart w:id="13" w:name="ZOTERO_BREF_VWYVtitzQSff"/>
      <w:r>
        <w:rPr/>
        <w:t>[10]</w:t>
      </w:r>
      <w:bookmarkEnd w:id="13"/>
      <w:r>
        <w:rPr/>
        <w:t xml:space="preserve">, implementing a simple genetic algorithm (GA) over the effective scalar potential with torsion via the localized penalty paradigm </w:t>
      </w:r>
      <w:bookmarkStart w:id="14" w:name="ZOTERO_BREF_C8aE59qs1wIc"/>
      <w:r>
        <w:rPr/>
        <w:t>[2]</w:t>
      </w:r>
      <w:bookmarkEnd w:id="14"/>
      <w:r>
        <w:rPr/>
        <w:t xml:space="preserve">. By scaling a five-dimensional flux parameter space within uniform bounds of </w:t>
      </w:r>
      <w:r>
        <w:rPr/>
      </w:r>
      <m:oMath xmlns:m="http://schemas.openxmlformats.org/officeDocument/2006/math">
        <m:d>
          <m:dPr>
            <m:begChr m:val="["/>
            <m:endChr m:val="]"/>
          </m:dPr>
          <m:e>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100</m:t>
            </m:r>
          </m:e>
        </m:d>
      </m:oMath>
      <w:r>
        <w:rPr/>
        <w:t>, the population dynamics of the GA mapped the landscape to isolate 11 979 critical points, including 987 stable dS and 2 309 stable AdS vacua</w:t>
      </w:r>
      <w:bookmarkStart w:id="15" w:name="ZOTERO_BREF_DfGMKwuKDBLz"/>
      <w:r>
        <w:rPr/>
        <w:t>[10]</w:t>
      </w:r>
      <w:bookmarkEnd w:id="15"/>
      <w:r>
        <w:rPr/>
        <w:t xml:space="preserve">. </w:t>
      </w:r>
      <w:commentRangeStart w:id="22"/>
      <w:del w:id="146" w:author="Brandon Marquez Salazar" w:date="2026-09-18T02:17:23Z">
        <w:r>
          <w:rPr/>
          <w:delText xml:space="preserve">Crucially, </w:delText>
        </w:r>
      </w:del>
      <w:del w:id="147" w:author="Brandon Marquez Salazar" w:date="2026-09-18T02:17:23Z">
        <w:r>
          <w:rPr/>
        </w:r>
      </w:del>
      <w:del w:id="148" w:author="Brandon Marquez Salazar" w:date="2026-09-18T02:17:23Z">
        <w:commentRangeEnd w:id="22"/>
        <w:r>
          <w:commentReference w:id="22"/>
        </w:r>
      </w:del>
      <w:del w:id="149" w:author="Brandon Marquez Salazar" w:date="2026-09-18T02:17:23Z">
        <w:r>
          <w:rPr/>
          <w:delText>t</w:delText>
        </w:r>
      </w:del>
      <w:del w:id="150" w:author="Brandon Marquez Salazar" w:date="2026-09-18T02:19:07Z">
        <w:r>
          <w:rPr/>
          <w:delText>he algorithm</w:delText>
        </w:r>
      </w:del>
      <w:ins w:id="151" w:author="Brandon Marquez Salazar" w:date="2026-09-18T02:19:07Z">
        <w:r>
          <w:rPr/>
          <w:t xml:space="preserve">An interesting behaviour was that of </w:t>
        </w:r>
      </w:ins>
      <w:del w:id="152" w:author="Brandon Marquez Salazar" w:date="2026-09-18T02:19:23Z">
        <w:r>
          <w:rPr/>
          <w:delText xml:space="preserve"> converged</w:delText>
        </w:r>
      </w:del>
      <w:ins w:id="153" w:author="Brandon Marquez Salazar" w:date="2026-09-18T02:19:24Z">
        <w:r>
          <w:rPr/>
          <w:t>the convergence</w:t>
        </w:r>
      </w:ins>
      <w:r>
        <w:rPr/>
        <w:t xml:space="preserve"> to negative</w:t>
      </w:r>
      <w:ins w:id="154" w:author="Brandon Marquez Salazar" w:date="2026-09-18T02:21:06Z">
        <w:r>
          <w:rPr/>
          <w:t xml:space="preserve"> values of the</w:t>
        </w:r>
      </w:ins>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oMath>
      <w:r>
        <w:rPr/>
        <w:t xml:space="preserve"> </w:t>
      </w:r>
      <w:del w:id="155" w:author="Brandon Marquez Salazar" w:date="2026-09-18T02:21:18Z">
        <w:r>
          <w:rPr/>
          <w:delText>values</w:delText>
        </w:r>
      </w:del>
      <w:ins w:id="156" w:author="Brandon Marquez Salazar" w:date="2026-09-18T02:21:18Z">
        <w:r>
          <w:rPr/>
          <w:t>contribution coefficient</w:t>
        </w:r>
      </w:ins>
      <w:r>
        <w:rPr/>
        <w:t xml:space="preserve"> without explicit constraints⁠—⁠matching orientifold physical expectations</w:t>
      </w:r>
      <w:bookmarkStart w:id="16" w:name="ZOTERO_BREF_EVMQ68EvRloL"/>
      <w:r>
        <w:rPr/>
        <w:t>[2]</w:t>
      </w:r>
      <w:bookmarkEnd w:id="16"/>
      <w:r>
        <w:rPr/>
        <w:t>⁠</w:t>
      </w:r>
      <w:commentRangeStart w:id="23"/>
      <w:del w:id="157" w:author="Brandon Marquez Salazar" w:date="2026-09-18T02:22:04Z">
        <w:r>
          <w:rPr/>
          <w:delText>—⁠while hyperparameter grid tuning verified that evolutionary operators effectively navigate the non-trivial landscape flattening, vacuum transitions, and localized dilaton-volume variations triggered under  uplifting</w:delText>
        </w:r>
      </w:del>
      <w:r>
        <w:rPr/>
      </w:r>
      <w:commentRangeEnd w:id="23"/>
      <w:r>
        <w:commentReference w:id="23"/>
      </w:r>
      <w:r>
        <w:rPr/>
        <w:t>.</w:t>
      </w:r>
    </w:p>
    <w:p>
      <w:pPr>
        <w:pStyle w:val="Heading3"/>
        <w:ind w:hanging="0" w:left="0" w:right="0"/>
        <w:rPr>
          <w:lang w:val="en-GB" w:eastAsia="en-US" w:bidi="ar-SA"/>
        </w:rPr>
      </w:pPr>
      <w:ins w:id="158" w:author="Brandon Marquez Salazar" w:date="2026-09-18T03:32:40Z">
        <w:r>
          <w:rPr>
            <w:lang w:val="en-GB" w:eastAsia="en-US" w:bidi="ar-SA"/>
          </w:rPr>
          <w:t>New proposals with IWO and AIW</w:t>
          <w:noBreakHyphen/>
          <w:t>PSO baed on NFLT</w:t>
        </w:r>
      </w:ins>
      <w:del w:id="159" w:author="Brandon Marquez Salazar" w:date="2026-09-18T14:24:54Z">
        <w:r>
          <w:rPr>
            <w:lang w:val="en-GB" w:eastAsia="en-US" w:bidi="ar-SA"/>
          </w:rPr>
          <w:delText>Gap Identification and Motivation for Extended Benchmarking</w:delText>
        </w:r>
      </w:del>
      <w:del w:id="160" w:author="Brandon Marquez Salazar" w:date="2026-09-18T14:24:54Z">
        <w:r>
          <w:rPr>
            <w:lang w:val="en-GB" w:eastAsia="en-US" w:bidi="ar-SA"/>
          </w:rPr>
          <w:commentReference w:id="24"/>
        </w:r>
      </w:del>
    </w:p>
    <w:p>
      <w:pPr>
        <w:pStyle w:val="BodyText"/>
        <w:rPr/>
      </w:pPr>
      <w:del w:id="161" w:author="Brandon Marquez Salazar" w:date="2026-09-18T02:48:58Z">
        <w:r>
          <w:rPr/>
          <w:delText>While</w:delText>
        </w:r>
      </w:del>
      <w:commentRangeStart w:id="25"/>
      <w:del w:id="162" w:author="Brandon Marquez Salazar" w:date="2026-09-18T02:50:15Z">
        <w:r>
          <w:rPr/>
          <w:delText xml:space="preserve">Since most works handled the use of GA </w:delText>
        </w:r>
      </w:del>
      <w:bookmarkStart w:id="17" w:name="ZOTERO_BREF_7FCsyzUckkdx_Copy_1_Copy_1_C"/>
      <w:del w:id="163" w:author="Brandon Marquez Salazar" w:date="2026-09-18T02:50:15Z">
        <w:r>
          <w:rPr/>
          <w:delText>[1], [9], [10], [11]</w:delText>
        </w:r>
      </w:del>
      <w:bookmarkEnd w:id="17"/>
      <w:del w:id="164" w:author="Brandon Marquez Salazar" w:date="2026-09-18T02:50:15Z">
        <w:r>
          <w:rPr/>
          <w:delText xml:space="preserve"> and just one was implementedaq with and SA </w:delText>
        </w:r>
      </w:del>
      <w:bookmarkStart w:id="18" w:name="ZOTERO_BREF_QPidIYoS15Ni_Copy_1_Copy_1_C"/>
      <w:del w:id="165" w:author="Brandon Marquez Salazar" w:date="2026-09-18T02:50:15Z">
        <w:r>
          <w:rPr/>
          <w:delText>[2], [12]</w:delText>
        </w:r>
      </w:del>
      <w:bookmarkEnd w:id="18"/>
      <w:del w:id="166" w:author="Brandon Marquez Salazar" w:date="2026-09-18T02:50:15Z">
        <w:r>
          <w:rPr/>
          <w:delText>; pointing to the No Free Lunch Theorem (NFLT) for metaheuristics </w:delText>
        </w:r>
      </w:del>
      <w:bookmarkStart w:id="19" w:name="ZOTERO_BREF_MQFxbdQfwOiQ_Copy_1_Copy_1_C"/>
      <w:del w:id="167" w:author="Brandon Marquez Salazar" w:date="2026-09-18T02:50:15Z">
        <w:r>
          <w:rPr/>
          <w:delText>[13]</w:delText>
        </w:r>
      </w:del>
      <w:bookmarkEnd w:id="19"/>
      <w:del w:id="168" w:author="Brandon Marquez Salazar" w:date="2026-09-18T02:50:15Z">
        <w:r>
          <w:rPr/>
          <w:delText>, it</w:delText>
        </w:r>
      </w:del>
      <w:del w:id="169" w:author="Brandon Marquez Salazar" w:date="2026-09-18T02:50:15Z">
        <w:r>
          <w:rPr>
            <w:rFonts w:eastAsia="SimSun" w:cs="Times New Roman"/>
            <w:color w:val="auto"/>
            <w:spacing w:val="-1"/>
            <w:kern w:val="0"/>
            <w:sz w:val="22"/>
            <w:szCs w:val="20"/>
            <w:lang w:val="en-GB" w:eastAsia="en-US" w:bidi="ar-SA"/>
          </w:rPr>
          <w:delText>’s natural to ask about not</w:delText>
          <w:noBreakHyphen/>
          <w:delText>yet assessed algorithms</w:delText>
        </w:r>
      </w:del>
      <w:del w:id="170" w:author="Brandon Marquez Salazar" w:date="2026-09-18T02:50:15Z">
        <w:r>
          <w:rPr>
            <w:rFonts w:eastAsia="SimSun" w:cs="Times New Roman"/>
            <w:color w:val="auto"/>
            <w:spacing w:val="-1"/>
            <w:kern w:val="0"/>
            <w:sz w:val="22"/>
            <w:szCs w:val="20"/>
            <w:lang w:val="en-GB" w:eastAsia="en-US" w:bidi="ar-SA"/>
          </w:rPr>
        </w:r>
      </w:del>
      <w:del w:id="171" w:author="Brandon Marquez Salazar" w:date="2026-09-18T02:50:15Z">
        <w:commentRangeEnd w:id="25"/>
        <w:r>
          <w:commentReference w:id="25"/>
        </w:r>
      </w:del>
      <w:del w:id="172" w:author="Brandon Marquez Salazar" w:date="2026-09-18T02:50:15Z">
        <w:r>
          <w:rPr>
            <w:rFonts w:eastAsia="SimSun" w:cs="Times New Roman"/>
            <w:color w:val="auto"/>
            <w:spacing w:val="-1"/>
            <w:kern w:val="0"/>
            <w:sz w:val="22"/>
            <w:szCs w:val="20"/>
            <w:lang w:val="en-GB" w:eastAsia="en-US" w:bidi="ar-SA"/>
          </w:rPr>
          <w:delText xml:space="preserve"> </w:delText>
        </w:r>
      </w:del>
      <w:commentRangeStart w:id="26"/>
      <w:del w:id="173" w:author="Brandon Marquez Salazar" w:date="2026-09-18T02:50:15Z">
        <w:r>
          <w:rPr>
            <w:rFonts w:eastAsia="SimSun" w:cs="Times New Roman"/>
            <w:color w:val="auto"/>
            <w:spacing w:val="-1"/>
            <w:kern w:val="0"/>
            <w:sz w:val="22"/>
            <w:szCs w:val="20"/>
            <w:lang w:val="en-GB" w:eastAsia="en-US" w:bidi="ar-SA"/>
          </w:rPr>
          <w:delText>formulations have historically identified viable regions within specific compactifications, t</w:delText>
        </w:r>
      </w:del>
      <w:del w:id="174" w:author="Brandon Marquez Salazar" w:date="2026-09-18T02:54:06Z">
        <w:r>
          <w:rPr>
            <w:rFonts w:eastAsia="SimSun" w:cs="Times New Roman"/>
            <w:color w:val="auto"/>
            <w:spacing w:val="-1"/>
            <w:kern w:val="0"/>
            <w:sz w:val="22"/>
            <w:szCs w:val="20"/>
            <w:lang w:val="en-GB" w:eastAsia="en-US" w:bidi="ar-SA"/>
          </w:rPr>
          <w:delText>he comparative performance between distinct alternative metaheuristic families remains open</w:delText>
        </w:r>
      </w:del>
      <w:r>
        <w:rPr>
          <w:rFonts w:eastAsia="SimSun" w:cs="Times New Roman"/>
          <w:color w:val="auto"/>
          <w:spacing w:val="-1"/>
          <w:kern w:val="0"/>
          <w:sz w:val="22"/>
          <w:szCs w:val="20"/>
          <w:lang w:val="en-GB" w:eastAsia="en-US" w:bidi="ar-SA"/>
        </w:rPr>
      </w:r>
      <w:commentRangeEnd w:id="26"/>
      <w:r>
        <w:commentReference w:id="26"/>
      </w:r>
      <w:r>
        <w:rPr/>
        <w:t xml:space="preserve">. </w:t>
      </w:r>
      <w:commentRangeStart w:id="27"/>
      <w:del w:id="175" w:author="Brandon Marquez Salazar" w:date="2026-09-18T02:54:15Z">
        <w:r>
          <w:rPr/>
          <w:delText>According to the</w:delText>
        </w:r>
      </w:del>
      <w:ins w:id="176" w:author="Brandon Marquez Salazar" w:date="2026-09-18T02:54:15Z">
        <w:r>
          <w:rPr/>
          <w:t>For context, the</w:t>
        </w:r>
      </w:ins>
      <w:r>
        <w:rPr/>
        <w:t xml:space="preserve"> </w:t>
      </w:r>
      <w:del w:id="177" w:author="Brandon Marquez Salazar" w:date="2026-09-18T02:54:25Z">
        <w:r>
          <w:rPr/>
          <w:delText>No Free Lunch theorem</w:delText>
        </w:r>
      </w:del>
      <w:ins w:id="178" w:author="Brandon Marquez Salazar" w:date="2026-09-18T02:54:25Z">
        <w:r>
          <w:rPr/>
          <w:t>NFLT </w:t>
        </w:r>
      </w:ins>
      <w:bookmarkStart w:id="20" w:name="ZOTERO_BREF_YgyvkywuR7WB"/>
      <w:r>
        <w:rPr/>
        <w:t>[13]</w:t>
      </w:r>
      <w:bookmarkEnd w:id="20"/>
      <w:ins w:id="179" w:author="Brandon Marquez Salazar" w:date="2026-09-18T02:54:35Z">
        <w:r>
          <w:rPr/>
          <w:t xml:space="preserve"> states that</w:t>
        </w:r>
      </w:ins>
      <w:ins w:id="180" w:author="Brandon Marquez Salazar" w:date="2026-09-18T03:15:36Z">
        <w:r>
          <w:rPr/>
          <w:t xml:space="preserve"> </w:t>
        </w:r>
      </w:ins>
      <w:del w:id="181" w:author="Brandon Marquez Salazar" w:date="2026-09-18T02:54:35Z">
        <w:r>
          <w:rPr/>
          <w:delText xml:space="preserve">, </w:delText>
        </w:r>
      </w:del>
      <w:r>
        <w:rPr/>
      </w:r>
      <w:commentRangeEnd w:id="27"/>
      <w:r>
        <w:commentReference w:id="27"/>
      </w:r>
      <w:r>
        <w:rPr/>
        <w:t xml:space="preserve">optimisation performance is </w:t>
      </w:r>
      <w:commentRangeStart w:id="28"/>
      <w:del w:id="182" w:author="Brandon Marquez Salazar" w:date="2026-09-18T02:54:55Z">
        <w:r>
          <w:rPr/>
          <w:delText>fundamentally</w:delText>
        </w:r>
      </w:del>
      <w:ins w:id="183" w:author="Brandon Marquez Salazar" w:date="2026-09-18T02:54:55Z">
        <w:r>
          <w:rPr/>
          <w:t>not linked overall to the algorithm but in a complex relationship with</w:t>
        </w:r>
      </w:ins>
      <w:r>
        <w:rPr/>
        <w:t xml:space="preserve"> </w:t>
      </w:r>
      <w:del w:id="184" w:author="Brandon Marquez Salazar" w:date="2026-09-18T02:55:21Z">
        <w:r>
          <w:rPr/>
          <w:delText>coupled to</w:delText>
        </w:r>
      </w:del>
      <w:r>
        <w:rPr/>
      </w:r>
      <w:commentRangeEnd w:id="28"/>
      <w:r>
        <w:commentReference w:id="28"/>
      </w:r>
      <w:r>
        <w:rPr/>
        <w:t xml:space="preserve"> the mathematical properties of the search space</w:t>
      </w:r>
      <w:ins w:id="185" w:author="Brandon Marquez Salazar" w:date="2026-09-18T02:55:28Z">
        <w:r>
          <w:rPr/>
          <w:t> </w:t>
        </w:r>
      </w:ins>
      <w:bookmarkStart w:id="21" w:name="ZOTERO_BREF_60Is5zmOXRf2"/>
      <w:r>
        <w:rPr/>
        <w:t>[2]</w:t>
      </w:r>
      <w:bookmarkEnd w:id="21"/>
      <w:commentRangeStart w:id="29"/>
      <w:ins w:id="186" w:author="Brandon Marquez Salazar" w:date="2026-09-18T02:55:39Z">
        <w:r>
          <w:rPr>
            <w:rFonts w:eastAsia="SimSun" w:cs="Times New Roman"/>
            <w:color w:val="auto"/>
            <w:spacing w:val="-1"/>
            <w:kern w:val="0"/>
            <w:sz w:val="22"/>
            <w:szCs w:val="20"/>
            <w:lang w:val="en-GB" w:eastAsia="en-US" w:bidi="ar-SA"/>
          </w:rPr>
          <w:t xml:space="preserve">—Wolpert used the term </w:t>
        </w:r>
      </w:ins>
      <w:ins w:id="187" w:author="Brandon Marquez Salazar" w:date="2026-09-18T02:55:39Z">
        <w:r>
          <w:rPr>
            <w:rFonts w:eastAsia="SimSun" w:cs="Times New Roman"/>
            <w:color w:val="auto"/>
            <w:spacing w:val="-1"/>
            <w:kern w:val="0"/>
            <w:sz w:val="22"/>
            <w:szCs w:val="20"/>
            <w:lang w:val="en-GB" w:eastAsia="en-US" w:bidi="ar-SA"/>
            <w:rPrChange w:id="0" w:author="Brandon Marquez Salazar" w:date="2026-09-18T02:56:01Z">
              <w:rPr>
                <w:spacing w:val="-1"/>
                <w:kern w:val="0"/>
                <w:szCs w:val="20"/>
              </w:rPr>
            </w:rPrChange>
          </w:rPr>
          <w:t>“</w:t>
        </w:r>
      </w:ins>
      <w:ins w:id="189" w:author="Brandon Marquez Salazar" w:date="2026-09-18T02:56:02Z">
        <w:r>
          <w:rPr>
            <w:rFonts w:eastAsia="SimSun" w:cs="Times New Roman"/>
            <w:color w:val="auto"/>
            <w:spacing w:val="-1"/>
            <w:kern w:val="0"/>
            <w:sz w:val="22"/>
            <w:szCs w:val="20"/>
            <w:lang w:val="en-GB" w:eastAsia="en-US" w:bidi="ar-SA"/>
          </w:rPr>
          <w:t>problem class</w:t>
        </w:r>
      </w:ins>
      <w:ins w:id="190" w:author="Brandon Marquez Salazar" w:date="2026-09-18T02:56:02Z">
        <w:r>
          <w:rPr>
            <w:rFonts w:eastAsia="SimSun" w:cs="Times New Roman"/>
            <w:color w:val="auto"/>
            <w:spacing w:val="-1"/>
            <w:kern w:val="0"/>
            <w:sz w:val="22"/>
            <w:szCs w:val="20"/>
            <w:lang w:val="en-GB" w:eastAsia="en-US" w:bidi="ar-SA"/>
            <w:rPrChange w:id="0" w:author="Brandon Marquez Salazar" w:date="2026-09-18T02:56:01Z">
              <w:rPr>
                <w:spacing w:val="-1"/>
                <w:kern w:val="0"/>
                <w:szCs w:val="20"/>
              </w:rPr>
            </w:rPrChange>
          </w:rPr>
          <w:t>”</w:t>
        </w:r>
      </w:ins>
      <w:r>
        <w:rPr>
          <w:rFonts w:eastAsia="SimSun" w:cs="Times New Roman"/>
          <w:color w:val="auto"/>
          <w:spacing w:val="-1"/>
          <w:kern w:val="0"/>
          <w:sz w:val="22"/>
          <w:szCs w:val="20"/>
          <w:lang w:val="en-GB" w:eastAsia="en-US" w:bidi="ar-SA"/>
        </w:rPr>
      </w:r>
      <w:commentRangeEnd w:id="29"/>
      <w:r>
        <w:commentReference w:id="29"/>
      </w:r>
      <w:r>
        <w:rPr/>
        <w:t>. The potential function</w:t>
      </w:r>
      <w:ins w:id="192" w:author="Brandon Marquez Salazar" w:date="2026-09-18T02:56:57Z">
        <w:r>
          <w:rPr/>
          <w:t xml:space="preserve"> (Eq. 1)</w:t>
        </w:r>
      </w:ins>
      <w:r>
        <w:rPr/>
        <w:t xml:space="preserve"> </w:t>
      </w:r>
      <w:commentRangeStart w:id="30"/>
      <w:ins w:id="193" w:author="Brandon Marquez Salazar" w:date="2026-09-18T02:57:27Z">
        <w:r>
          <w:rPr/>
          <w:t xml:space="preserve">presents a very corrugated </w:t>
        </w:r>
      </w:ins>
      <w:ins w:id="194" w:author="Brandon Marquez Salazar" w:date="2026-09-18T02:57:27Z">
        <w:r>
          <w:rPr>
            <w:rFonts w:eastAsia="SimSun" w:cs="Times New Roman"/>
            <w:color w:val="auto"/>
            <w:spacing w:val="-1"/>
            <w:kern w:val="0"/>
            <w:sz w:val="22"/>
            <w:szCs w:val="20"/>
            <w:lang w:val="en-GB" w:eastAsia="en-US" w:bidi="ar-SA"/>
          </w:rPr>
          <w:t>topography and high sensibility to very small numerical changes</w:t>
        </w:r>
      </w:ins>
      <w:del w:id="195" w:author="Brandon Marquez Salazar" w:date="2026-09-18T02:57:16Z">
        <w:r>
          <w:rPr>
            <w:rFonts w:eastAsia="SimSun" w:cs="Times New Roman"/>
            <w:color w:val="auto"/>
            <w:spacing w:val="-1"/>
            <w:kern w:val="0"/>
            <w:sz w:val="22"/>
            <w:szCs w:val="20"/>
            <w:lang w:val="en-GB" w:eastAsia="en-US" w:bidi="ar-SA"/>
          </w:rPr>
          <w:delText>in type IIB torsion compactifications is highly non-convex, multimodal, and numerically sensitive</w:delText>
        </w:r>
      </w:del>
      <w:bookmarkStart w:id="22" w:name="ZOTERO_BREF_j6HJCEhJvA4B"/>
      <w:r>
        <w:rPr>
          <w:rFonts w:eastAsia="SimSun" w:cs="Times New Roman"/>
          <w:color w:val="auto"/>
          <w:spacing w:val="-1"/>
          <w:kern w:val="0"/>
          <w:sz w:val="22"/>
          <w:szCs w:val="20"/>
          <w:lang w:val="en-GB" w:eastAsia="en-US" w:bidi="ar-SA"/>
        </w:rPr>
      </w:r>
      <w:commentRangeEnd w:id="30"/>
      <w:r>
        <w:commentReference w:id="30"/>
      </w:r>
      <w:r>
        <w:rPr/>
        <w:t>[10]</w:t>
      </w:r>
      <w:bookmarkEnd w:id="22"/>
      <w:ins w:id="196" w:author="Brandon Marquez Salazar" w:date="2026-09-18T02:59:30Z">
        <w:r>
          <w:rPr/>
          <w:t>. For such a function, it</w:t>
        </w:r>
      </w:ins>
      <w:ins w:id="197" w:author="Brandon Marquez Salazar" w:date="2026-09-18T02:59:30Z">
        <w:r>
          <w:rPr>
            <w:rFonts w:eastAsia="SimSun" w:cs="Times New Roman"/>
            <w:color w:val="auto"/>
            <w:spacing w:val="-1"/>
            <w:kern w:val="0"/>
            <w:sz w:val="22"/>
            <w:szCs w:val="20"/>
            <w:lang w:val="en-GB" w:eastAsia="en-US" w:bidi="ar-SA"/>
            <w:rPrChange w:id="0" w:author="Brandon Marquez Salazar" w:date="2026-09-18T02:59:59Z">
              <w:rPr>
                <w:spacing w:val="-1"/>
                <w:kern w:val="0"/>
                <w:szCs w:val="20"/>
              </w:rPr>
            </w:rPrChange>
          </w:rPr>
          <w:t>’</w:t>
        </w:r>
      </w:ins>
      <w:ins w:id="199" w:author="Brandon Marquez Salazar" w:date="2026-09-18T02:59:59Z">
        <w:r>
          <w:rPr>
            <w:rFonts w:eastAsia="SimSun" w:cs="Times New Roman"/>
            <w:color w:val="auto"/>
            <w:spacing w:val="-1"/>
            <w:kern w:val="0"/>
            <w:sz w:val="22"/>
            <w:szCs w:val="20"/>
            <w:lang w:val="en-GB" w:eastAsia="en-US" w:bidi="ar-SA"/>
          </w:rPr>
          <w:t>s intuitive to think on population based rather than one point based algorithm.</w:t>
        </w:r>
      </w:ins>
      <w:del w:id="200" w:author="Brandon Marquez Salazar" w:date="2026-09-18T02:59:28Z">
        <w:r>
          <w:rPr>
            <w:rFonts w:eastAsia="SimSun" w:cs="Times New Roman"/>
            <w:color w:val="auto"/>
            <w:spacing w:val="-1"/>
            <w:kern w:val="0"/>
            <w:sz w:val="22"/>
            <w:szCs w:val="20"/>
            <w:lang w:val="en-GB" w:eastAsia="en-US" w:bidi="ar-SA"/>
          </w:rPr>
          <w:delText xml:space="preserve">, </w:delText>
        </w:r>
      </w:del>
      <w:commentRangeStart w:id="31"/>
      <w:del w:id="201" w:author="Brandon Marquez Salazar" w:date="2026-09-18T02:59:28Z">
        <w:r>
          <w:rPr>
            <w:rFonts w:eastAsia="SimSun" w:cs="Times New Roman"/>
            <w:color w:val="auto"/>
            <w:spacing w:val="-1"/>
            <w:kern w:val="0"/>
            <w:sz w:val="22"/>
            <w:szCs w:val="20"/>
            <w:lang w:val="en-GB" w:eastAsia="en-US" w:bidi="ar-SA"/>
          </w:rPr>
          <w:delText>properties that demand population-based methods capable of escaping local optima without relying on standard evolutionary operators</w:delText>
        </w:r>
      </w:del>
      <w:del w:id="202" w:author="Brandon Marquez Salazar" w:date="2026-09-18T03:02:15Z">
        <w:r>
          <w:rPr>
            <w:rFonts w:eastAsia="SimSun" w:cs="Times New Roman"/>
            <w:color w:val="auto"/>
            <w:spacing w:val="-1"/>
            <w:kern w:val="0"/>
            <w:sz w:val="22"/>
            <w:szCs w:val="20"/>
            <w:lang w:val="en-GB" w:eastAsia="en-US" w:bidi="ar-SA"/>
          </w:rPr>
          <w:delText>. However, a systematic comparison analysing how different non</w:delText>
          <w:noBreakHyphen/>
          <w:delText>genetic algorithmic mechanisms scale on this specific model has not yet been performed.</w:delText>
        </w:r>
      </w:del>
      <w:commentRangeEnd w:id="31"/>
      <w:r>
        <w:commentReference w:id="31"/>
      </w:r>
      <w:r>
        <w:rPr>
          <w:rFonts w:eastAsia="SimSun" w:cs="Times New Roman"/>
          <w:color w:val="auto"/>
          <w:spacing w:val="-1"/>
          <w:kern w:val="0"/>
          <w:sz w:val="22"/>
          <w:szCs w:val="20"/>
          <w:lang w:val="en-GB" w:eastAsia="en-US" w:bidi="ar-SA"/>
        </w:rPr>
      </w:r>
    </w:p>
    <w:p>
      <w:pPr>
        <w:pStyle w:val="BodyText"/>
        <w:rPr/>
      </w:pPr>
      <w:commentRangeStart w:id="32"/>
      <w:del w:id="203" w:author="Brandon Marquez Salazar" w:date="2026-09-18T03:18:54Z">
        <w:r>
          <w:rPr/>
          <w:delText xml:space="preserve">To address this gap, </w:delText>
        </w:r>
      </w:del>
      <w:r>
        <w:rPr/>
      </w:r>
      <w:commentRangeEnd w:id="32"/>
      <w:r>
        <w:commentReference w:id="32"/>
      </w:r>
      <w:r>
        <w:rPr>
          <w:rFonts w:eastAsia="SimSun" w:cs="Times New Roman"/>
          <w:b/>
          <w:bCs/>
          <w:color w:val="auto"/>
          <w:sz w:val="22"/>
          <w:lang w:val="en-GB" w:eastAsia="en-US" w:bidi="ar-SA"/>
          <w:rPrChange w:id="0" w:author="Brandon Marquez Salazar" w:date="2026-09-18T03:23:17Z">
            <w:rPr>
              <w:spacing w:val="-1"/>
              <w:kern w:val="0"/>
              <w:szCs w:val="20"/>
            </w:rPr>
          </w:rPrChange>
        </w:rPr>
        <w:t>Particle Swarm Optimization (PSO</w:t>
      </w:r>
      <w:ins w:id="205" w:author="Brandon Marquez Salazar" w:date="2026-09-18T03:25:28Z">
        <w:r>
          <w:rPr>
            <w:b/>
            <w:bCs/>
          </w:rPr>
          <w:t>)</w:t>
        </w:r>
      </w:ins>
      <w:del w:id="206" w:author="Brandon Marquez Salazar" w:date="2026-09-18T03:25:27Z">
        <w:r>
          <w:rPr>
            <w:b/>
            <w:bCs/>
          </w:rPr>
          <w:delText>)</w:delText>
        </w:r>
      </w:del>
      <w:bookmarkStart w:id="23" w:name="ZOTERO_BREF_E4tDFVphYFXz_Copy_1_Copy_1_C"/>
      <w:del w:id="207" w:author="Brandon Marquez Salazar" w:date="2026-09-18T03:19:29Z">
        <w:r>
          <w:rPr>
            <w:b/>
            <w:bCs/>
          </w:rPr>
          <w:delText>[14]</w:delText>
        </w:r>
      </w:del>
      <w:bookmarkEnd w:id="23"/>
      <w:del w:id="208" w:author="Brandon Marquez Salazar" w:date="2026-09-18T03:19:29Z">
        <w:r>
          <w:rPr>
            <w:b/>
            <w:bCs/>
          </w:rPr>
          <w:delText xml:space="preserve"> introduces</w:delText>
        </w:r>
      </w:del>
      <w:ins w:id="209" w:author="Brandon Marquez Salazar" w:date="2026-09-18T03:19:29Z">
        <w:r>
          <w:rPr/>
          <w:t>uses</w:t>
        </w:r>
      </w:ins>
      <w:r>
        <w:rPr/>
        <w:t xml:space="preserve"> a trajectory-based paradigm</w:t>
      </w:r>
      <w:del w:id="210" w:author="Brandon Marquez Salazar" w:date="2026-09-18T03:19:44Z">
        <w:r>
          <w:rPr/>
          <w:delText xml:space="preserve"> utilising continuous</w:delText>
        </w:r>
      </w:del>
      <w:ins w:id="211" w:author="Brandon Marquez Salazar" w:date="2026-09-18T03:19:46Z">
        <w:r>
          <w:rPr/>
          <w:t xml:space="preserve"> described by two</w:t>
        </w:r>
      </w:ins>
      <w:r>
        <w:rPr/>
        <w:t xml:space="preserve"> velocity vectors</w:t>
      </w:r>
      <w:ins w:id="212" w:author="Brandon Marquez Salazar" w:date="2026-09-18T03:23:36Z">
        <w:r>
          <w:rPr/>
          <w:t xml:space="preserve"> based on</w:t>
        </w:r>
      </w:ins>
      <w:del w:id="213" w:author="Brandon Marquez Salazar" w:date="2026-09-18T03:20:04Z">
        <w:r>
          <w:rPr/>
          <w:delText>.</w:delText>
        </w:r>
      </w:del>
      <w:r>
        <w:rPr/>
        <w:t xml:space="preserve"> </w:t>
      </w:r>
      <w:del w:id="214" w:author="Brandon Marquez Salazar" w:date="2026-09-18T03:20:08Z">
        <w:r>
          <w:rPr/>
          <w:delText xml:space="preserve">Its reliance on </w:delText>
        </w:r>
      </w:del>
      <w:r>
        <w:rPr/>
        <w:t>cognitive and social momentum⁠—⁠</w:t>
      </w:r>
      <w:del w:id="215" w:author="Brandon Marquez Salazar" w:date="2026-09-18T03:20:40Z">
        <w:r>
          <w:rPr/>
          <w:delText>rather than discrete recombination operators⁠—⁠makes it highly suitable for high-dimensional string potentials</w:delText>
        </w:r>
      </w:del>
      <w:ins w:id="216" w:author="Brandon Marquez Salazar" w:date="2026-09-18T03:20:40Z">
        <w:r>
          <w:rPr/>
          <w:t>likely as flocks, whose par</w:t>
        </w:r>
      </w:ins>
      <w:ins w:id="217" w:author="Brandon Marquez Salazar" w:date="2026-09-18T03:21:41Z">
        <w:r>
          <w:rPr/>
          <w:t>ticipants follow a leader but also changes direction on self</w:t>
          <w:noBreakHyphen/>
          <w:t>criteria </w:t>
        </w:r>
      </w:ins>
      <w:bookmarkStart w:id="24" w:name="ZOTERO_BREF_iUSsVmFd8EC2"/>
      <w:r>
        <w:rPr/>
        <w:t>[14]</w:t>
      </w:r>
      <w:bookmarkEnd w:id="24"/>
      <w:ins w:id="218" w:author="Brandon Marquez Salazar" w:date="2026-09-18T03:24:31Z">
        <w:r>
          <w:rPr/>
          <w:t xml:space="preserve">; </w:t>
        </w:r>
      </w:ins>
      <w:del w:id="219" w:author="Brandon Marquez Salazar" w:date="2026-09-18T03:24:30Z">
        <w:r>
          <w:rPr/>
          <w:delText>.</w:delText>
        </w:r>
      </w:del>
      <w:ins w:id="220" w:author="Brandon Marquez Salazar" w:date="2026-09-18T03:24:39Z">
        <w:r>
          <w:rPr/>
          <w:t>t</w:t>
        </w:r>
      </w:ins>
      <w:ins w:id="221" w:author="Brandon Marquez Salazar" w:date="2026-09-18T03:23:01Z">
        <w:r>
          <w:rPr/>
          <w:t>hough, in this approach, leaders tend to abdicate.</w:t>
        </w:r>
      </w:ins>
    </w:p>
    <w:p>
      <w:pPr>
        <w:pStyle w:val="BodyText"/>
        <w:rPr/>
      </w:pPr>
      <w:del w:id="222" w:author="Brandon Marquez Salazar" w:date="2026-09-18T03:23:01Z">
        <w:r>
          <w:rPr/>
          <w:delText xml:space="preserve"> </w:delText>
        </w:r>
      </w:del>
      <w:del w:id="223" w:author="Brandon Marquez Salazar" w:date="2026-09-18T03:23:01Z">
        <w:r>
          <w:rPr/>
          <w:delText xml:space="preserve">Conversely, </w:delText>
        </w:r>
      </w:del>
      <w:r>
        <w:rPr>
          <w:rFonts w:eastAsia="SimSun" w:cs="Times New Roman"/>
          <w:b/>
          <w:bCs/>
          <w:color w:val="auto"/>
          <w:sz w:val="22"/>
          <w:lang w:val="en-GB" w:eastAsia="en-US" w:bidi="ar-SA"/>
          <w:rPrChange w:id="0" w:author="Brandon Marquez Salazar" w:date="2026-09-18T03:25:09Z">
            <w:rPr>
              <w:spacing w:val="-1"/>
              <w:kern w:val="0"/>
              <w:szCs w:val="20"/>
            </w:rPr>
          </w:rPrChange>
        </w:rPr>
        <w:t>Invasive Weed Optimisation (IWO</w:t>
      </w:r>
      <w:ins w:id="225" w:author="Brandon Marquez Salazar" w:date="2026-09-18T03:25:21Z">
        <w:r>
          <w:rPr>
            <w:b/>
            <w:bCs/>
          </w:rPr>
          <w:t>)</w:t>
        </w:r>
      </w:ins>
      <w:del w:id="226" w:author="Brandon Marquez Salazar" w:date="2026-09-18T03:25:56Z">
        <w:r>
          <w:rPr>
            <w:b/>
            <w:bCs/>
          </w:rPr>
          <w:delText>)</w:delText>
        </w:r>
      </w:del>
      <w:bookmarkStart w:id="25" w:name="ZOTERO_BREF_uaoSz4VP7BEZ_Copy_1_Copy_1_C"/>
      <w:del w:id="227" w:author="Brandon Marquez Salazar" w:date="2026-09-18T03:25:56Z">
        <w:r>
          <w:rPr>
            <w:b/>
            <w:bCs/>
          </w:rPr>
          <w:delText>[15]</w:delText>
        </w:r>
      </w:del>
      <w:bookmarkEnd w:id="25"/>
      <w:del w:id="228" w:author="Brandon Marquez Salazar" w:date="2026-09-18T03:25:56Z">
        <w:r>
          <w:rPr>
            <w:b/>
            <w:bCs/>
          </w:rPr>
          <w:delText xml:space="preserve"> implements a bio-inspired colonizing</w:delText>
        </w:r>
      </w:del>
      <w:r>
        <w:rPr/>
        <w:t xml:space="preserve"> mechanism </w:t>
      </w:r>
      <w:del w:id="229" w:author="Brandon Marquez Salazar" w:date="2026-09-18T03:26:05Z">
        <w:r>
          <w:rPr/>
          <w:delText>where</w:delText>
        </w:r>
      </w:del>
      <w:ins w:id="230" w:author="Brandon Marquez Salazar" w:date="2026-09-18T03:26:05Z">
        <w:r>
          <w:rPr/>
          <w:t>emulated</w:t>
        </w:r>
      </w:ins>
      <w:r>
        <w:rPr/>
        <w:t xml:space="preserve"> seed dispersion</w:t>
      </w:r>
      <w:del w:id="231" w:author="Brandon Marquez Salazar" w:date="2026-09-18T03:26:15Z">
        <w:r>
          <w:rPr/>
          <w:delText xml:space="preserve"> contracts over generations</w:delText>
        </w:r>
      </w:del>
      <w:r>
        <w:rPr/>
        <w:t xml:space="preserve">. </w:t>
      </w:r>
      <w:ins w:id="232" w:author="Brandon Marquez Salazar" w:date="2026-09-18T03:26:31Z">
        <w:r>
          <w:rPr/>
          <w:t xml:space="preserve">When a seed finds </w:t>
        </w:r>
      </w:ins>
      <w:ins w:id="233" w:author="Brandon Marquez Salazar" w:date="2026-09-18T03:26:31Z">
        <w:r>
          <w:rPr>
            <w:rFonts w:eastAsia="SimSun" w:cs="Times New Roman"/>
            <w:color w:val="auto"/>
            <w:spacing w:val="-1"/>
            <w:kern w:val="0"/>
            <w:sz w:val="22"/>
            <w:szCs w:val="20"/>
            <w:lang w:val="en-GB" w:eastAsia="en-US" w:bidi="ar-SA"/>
          </w:rPr>
          <w:t>“</w:t>
        </w:r>
      </w:ins>
      <w:ins w:id="234" w:author="Brandon Marquez Salazar" w:date="2026-09-18T03:26:31Z">
        <w:r>
          <w:rPr/>
          <w:t>prolific lands</w:t>
        </w:r>
      </w:ins>
      <w:ins w:id="235" w:author="Brandon Marquez Salazar" w:date="2026-09-18T03:26:31Z">
        <w:r>
          <w:rPr>
            <w:rFonts w:eastAsia="SimSun" w:cs="Times New Roman"/>
            <w:color w:val="auto"/>
            <w:spacing w:val="-1"/>
            <w:kern w:val="0"/>
            <w:sz w:val="22"/>
            <w:szCs w:val="20"/>
            <w:lang w:val="en-GB" w:eastAsia="en-US" w:bidi="ar-SA"/>
          </w:rPr>
          <w:t>”</w:t>
        </w:r>
      </w:ins>
      <w:ins w:id="236" w:author="Brandon Marquez Salazar" w:date="2026-09-18T03:26:31Z">
        <w:r>
          <w:rPr/>
          <w:t xml:space="preserve"> within the landscape, then the seeds tend to concentrate in such point.</w:t>
        </w:r>
      </w:ins>
      <w:del w:id="237" w:author="Brandon Marquez Salazar" w:date="2026-09-18T03:26:30Z">
        <w:r>
          <w:rPr/>
          <w:delText xml:space="preserve">This resource-allocation strategy balances global exploration with aggressive local exploitation, </w:delText>
        </w:r>
      </w:del>
      <w:commentRangeStart w:id="33"/>
      <w:del w:id="238" w:author="Brandon Marquez Salazar" w:date="2026-09-18T03:26:30Z">
        <w:r>
          <w:rPr/>
          <w:delText>a property highly suited for rugged landscapes but completely unexploited within the string phenomenology domain.</w:delText>
        </w:r>
      </w:del>
      <w:commentRangeEnd w:id="33"/>
      <w:r>
        <w:commentReference w:id="33"/>
      </w:r>
      <w:r>
        <w:rPr/>
      </w:r>
    </w:p>
    <w:p>
      <w:pPr>
        <w:pStyle w:val="BodyText"/>
        <w:rPr/>
      </w:pPr>
      <w:del w:id="239" w:author="Brandon Marquez Salazar" w:date="2026-09-18T03:30:37Z">
        <w:r>
          <w:rPr/>
          <w:delText xml:space="preserve">The present work develops a comprehensive computational benchmark over the type IIB torsion potential model defined in equation (1) </w:delText>
        </w:r>
      </w:del>
      <w:bookmarkStart w:id="26" w:name="ZOTERO_BREF_de1V37eRYxhR_Copy_1_Copy_1_C"/>
      <w:del w:id="240" w:author="Brandon Marquez Salazar" w:date="2026-09-18T03:30:37Z">
        <w:r>
          <w:rPr/>
          <w:delText>[2]</w:delText>
        </w:r>
      </w:del>
      <w:bookmarkEnd w:id="26"/>
      <w:del w:id="241" w:author="Brandon Marquez Salazar" w:date="2026-09-18T03:30:37Z">
        <w:r>
          <w:rPr/>
          <w:delText>.</w:delText>
        </w:r>
      </w:del>
      <w:del w:id="242" w:author="Brandon Marquez Salazar" w:date="2026-09-18T03:35:01Z">
        <w:r>
          <w:rPr/>
          <w:commentReference w:id="34"/>
        </w:r>
      </w:del>
      <w:del w:id="243" w:author="Brandon Marquez Salazar" w:date="2026-09-18T03:35:01Z">
        <w:r>
          <w:rPr/>
          <w:delText xml:space="preserve"> </w:delText>
        </w:r>
      </w:del>
      <w:commentRangeStart w:id="35"/>
      <w:del w:id="244" w:author="Brandon Marquez Salazar" w:date="2026-09-18T03:31:47Z">
        <w:r>
          <w:rPr/>
          <w:delText>By executing a systematic comparative analysis between PSO and IWO across multiple fixed moduli configurations, this study isolates which of these alternative algorithmic structures is best suited for navigating complex string landscapes</w:delText>
        </w:r>
      </w:del>
      <w:del w:id="245" w:author="Brandon Marquez Salazar" w:date="2026-09-18T03:31:47Z">
        <w:r>
          <w:rPr/>
        </w:r>
      </w:del>
      <w:del w:id="246" w:author="Brandon Marquez Salazar" w:date="2026-09-18T03:31:47Z">
        <w:commentRangeEnd w:id="35"/>
        <w:r>
          <w:commentReference w:id="35"/>
        </w:r>
      </w:del>
      <w:del w:id="247" w:author="Brandon Marquez Salazar" w:date="2026-09-18T03:31:47Z">
        <w:r>
          <w:rPr/>
          <w:delText>,</w:delText>
        </w:r>
      </w:del>
      <w:r>
        <w:rPr/>
        <w:t xml:space="preserve"> </w:t>
      </w:r>
      <w:commentRangeStart w:id="36"/>
      <w:del w:id="248" w:author="Brandon Marquez Salazar" w:date="2026-09-18T03:34:17Z">
        <w:r>
          <w:rPr/>
          <w:delText xml:space="preserve">establishing a </w:delText>
        </w:r>
      </w:del>
      <w:del w:id="249" w:author="Brandon Marquez Salazar" w:date="2026-09-18T03:30:13Z">
        <w:r>
          <w:rPr/>
          <w:delText>robust computational foundation for future theoretical exploration</w:delText>
        </w:r>
      </w:del>
      <w:del w:id="250" w:author="Brandon Marquez Salazar" w:date="2026-09-18T03:34:26Z">
        <w:r>
          <w:rPr/>
          <w:delText>.</w:delText>
        </w:r>
      </w:del>
      <w:commentRangeEnd w:id="36"/>
      <w:r>
        <w:commentReference w:id="36"/>
      </w:r>
      <w:r>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Methods and Materials</w:t>
      </w:r>
    </w:p>
    <w:p>
      <w:pPr>
        <w:pStyle w:val="BodyText"/>
        <w:rPr/>
      </w:pPr>
      <w:commentRangeStart w:id="37"/>
      <w:del w:id="251" w:author="Brandon Marquez Salazar" w:date="2026-09-18T03:36:13Z">
        <w:r>
          <w:rPr/>
          <w:delText xml:space="preserve">The model to optimise is the effective potential given by equation (1) in Section </w:delText>
        </w:r>
      </w:del>
      <w:del w:id="252" w:author="Brandon Marquez Salazar" w:date="2026-09-18T03:36:13Z">
        <w:r>
          <w:rPr/>
          <w:fldChar w:fldCharType="begin"/>
        </w:r>
        <w:r>
          <w:rPr/>
          <w:delInstrText xml:space="preserve"> REF __RefHeading___Toc9520_541785074 \r \r \h </w:delInstrText>
        </w:r>
        <w:r>
          <w:rPr/>
          <w:fldChar w:fldCharType="separate"/>
        </w:r>
        <w:r>
          <w:rPr/>
          <w:delText>2.3</w:delText>
        </w:r>
        <w:r>
          <w:rPr/>
          <w:fldChar w:fldCharType="end"/>
        </w:r>
      </w:del>
      <w:del w:id="253" w:author="Brandon Marquez Salazar" w:date="2026-09-18T03:36:13Z">
        <w:r>
          <w:rPr/>
          <w:delText xml:space="preserve">, whose original definition can be found in the work of Damian and Loaiza-Brito </w:delText>
        </w:r>
      </w:del>
      <w:bookmarkStart w:id="27" w:name="ZOTERO_BREF_UlOBHL2cfxjW_Copy_1_Copy_1_C"/>
      <w:del w:id="254" w:author="Brandon Marquez Salazar" w:date="2026-09-18T03:36:13Z">
        <w:r>
          <w:rPr/>
          <w:delText>[2]</w:delText>
        </w:r>
      </w:del>
      <w:bookmarkEnd w:id="27"/>
      <w:del w:id="255" w:author="Brandon Marquez Salazar" w:date="2026-09-18T03:36:13Z">
        <w:r>
          <w:rPr/>
          <w:delText>. However, as previously shown, the use of the four physical descriptors demonstrated better results compared with other approaches.</w:delText>
        </w:r>
      </w:del>
      <w:r>
        <w:rPr/>
      </w:r>
      <w:commentRangeEnd w:id="37"/>
      <w:r>
        <w:commentReference w:id="37"/>
      </w:r>
      <w:ins w:id="256" w:author="Brandon Marquez Salazar" w:date="2026-09-18T03:36:55Z">
        <w:r>
          <w:rPr/>
          <w:t>For this work, it will be used the framework</w:t>
        </w:r>
      </w:ins>
      <w:del w:id="257" w:author="Brandon Marquez Salazar" w:date="2026-09-18T03:36:52Z">
        <w:r>
          <w:rPr/>
          <w:delText xml:space="preserve"> In this work, each one of these descriptors was symbolically obtained from the original potential using</w:delText>
        </w:r>
      </w:del>
      <w:r>
        <w:rPr/>
        <w:t xml:space="preserve"> </w:t>
      </w:r>
      <w:r>
        <w:rPr>
          <w:rFonts w:ascii="Courier New" w:hAnsi="Courier New"/>
        </w:rPr>
        <w:t>SymPy</w:t>
      </w:r>
      <w:r>
        <w:rPr/>
        <w:t>. This was done with two main purposes: a) to keep the new codebase as similar as possible to the original implementation, and b) to achieve the highest precision possible during the landscape exploration search.</w:t>
      </w:r>
    </w:p>
    <w:p>
      <w:pPr>
        <w:pStyle w:val="BodyText"/>
        <w:rPr/>
      </w:pPr>
      <w:del w:id="258" w:author="Brandon Marquez Salazar" w:date="2026-09-18T03:38:29Z">
        <w:r>
          <w:rPr/>
          <w:delText>The original computational framework</w:delText>
        </w:r>
      </w:del>
      <w:commentRangeStart w:id="38"/>
      <w:ins w:id="259" w:author="Brandon Marquez Salazar" w:date="2026-09-18T03:38:29Z">
        <w:r>
          <w:rPr/>
          <w:t>It</w:t>
        </w:r>
      </w:ins>
      <w:ins w:id="260" w:author="Brandon Marquez Salazar" w:date="2026-09-18T03:38:29Z">
        <w:r>
          <w:rPr>
            <w:rFonts w:eastAsia="SimSun" w:cs="Times New Roman"/>
            <w:color w:val="auto"/>
            <w:spacing w:val="-1"/>
            <w:kern w:val="0"/>
            <w:sz w:val="22"/>
            <w:szCs w:val="20"/>
            <w:lang w:val="en-GB" w:eastAsia="en-US" w:bidi="ar-SA"/>
            <w:rPrChange w:id="0" w:author="Brandon Marquez Salazar" w:date="2026-09-18T03:38:30Z">
              <w:rPr>
                <w:spacing w:val="-1"/>
                <w:kern w:val="0"/>
                <w:szCs w:val="20"/>
              </w:rPr>
            </w:rPrChange>
          </w:rPr>
          <w:t>’</w:t>
        </w:r>
      </w:ins>
      <w:ins w:id="262" w:author="Brandon Marquez Salazar" w:date="2026-09-18T03:38:31Z">
        <w:r>
          <w:rPr>
            <w:rFonts w:eastAsia="SimSun" w:cs="Times New Roman"/>
            <w:color w:val="auto"/>
            <w:spacing w:val="-1"/>
            <w:kern w:val="0"/>
            <w:sz w:val="22"/>
            <w:szCs w:val="20"/>
            <w:lang w:val="en-GB" w:eastAsia="en-US" w:bidi="ar-SA"/>
          </w:rPr>
          <w:t>s worth to mention that the implementation, originally</w:t>
        </w:r>
      </w:ins>
      <w:del w:id="263" w:author="Brandon Marquez Salazar" w:date="2026-09-18T03:38:35Z">
        <w:r>
          <w:rPr>
            <w:rFonts w:eastAsia="SimSun" w:cs="Times New Roman"/>
            <w:color w:val="auto"/>
            <w:spacing w:val="-1"/>
            <w:kern w:val="0"/>
            <w:sz w:val="22"/>
            <w:szCs w:val="20"/>
            <w:lang w:val="en-GB" w:eastAsia="en-US" w:bidi="ar-SA"/>
          </w:rPr>
          <w:delText>,</w:delText>
        </w:r>
      </w:del>
      <w:r>
        <w:rPr/>
        <w:t xml:space="preserve"> written in Wolfram Mathematica, was re-implemented in this work as a native </w:t>
      </w:r>
      <w:r>
        <w:rPr>
          <w:rFonts w:ascii="Courier New" w:hAnsi="Courier New"/>
        </w:rPr>
        <w:t>Python</w:t>
      </w:r>
      <w:r>
        <w:rPr/>
        <w:t xml:space="preserve"> module. This language was selected due to its widespread adoption and its large, active AI/ML community, alongside the benefits of being a free, open-source environment. Moreover, its modular approach permitted a clean separation of the optimisation steps into different operational blocks.</w:t>
      </w:r>
      <w:commentRangeEnd w:id="38"/>
      <w:r>
        <w:commentReference w:id="38"/>
      </w:r>
      <w:r>
        <w:rPr/>
      </w:r>
    </w:p>
    <w:p>
      <w:pPr>
        <w:pStyle w:val="Heading3"/>
        <w:ind w:hanging="0" w:left="0" w:right="0"/>
        <w:rPr/>
      </w:pPr>
      <w:bookmarkStart w:id="28" w:name="__RefHeading___Toc338853_541785074"/>
      <w:bookmarkEnd w:id="28"/>
      <w:r>
        <w:rPr/>
        <w:t>Search Conditions and Constraint Formulation</w:t>
      </w:r>
    </w:p>
    <w:p>
      <w:pPr>
        <w:pStyle w:val="BodyText"/>
        <w:rPr/>
      </w:pPr>
      <w:r>
        <w:rPr/>
        <w:t>The global multi</w:t>
        <w:noBreakHyphen/>
        <w:t xml:space="preserve">dimensional search was performed using fixed, preconfigured moduli pairs, restricting the optimiser’s degrees of freedom strictly to the five flux coefficients: </w:t>
      </w:r>
      <w:r>
        <w:rPr/>
      </w:r>
      <m:oMath xmlns:m="http://schemas.openxmlformats.org/officeDocument/2006/math">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oMath>
      <w:r>
        <w:rPr/>
        <w:t xml:space="preserve">, </w:t>
      </w:r>
      <w:r>
        <w:rPr/>
      </w:r>
      <m:oMath xmlns:m="http://schemas.openxmlformats.org/officeDocument/2006/math">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oMath>
      <w:r>
        <w:rPr>
          <w:i/>
        </w:rPr>
        <w:t xml:space="preserve">, </w:t>
      </w:r>
      <w:r>
        <w:rPr/>
      </w:r>
      <m:oMath xmlns:m="http://schemas.openxmlformats.org/officeDocument/2006/math">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5</m:t>
                </m:r>
              </m:sub>
            </m:sSub>
          </m:sub>
        </m:sSub>
      </m:oMath>
      <w:r>
        <w:rPr>
          <w:i/>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oMath>
      <w:r>
        <w:rPr>
          <w:i/>
        </w:rPr>
        <w:t xml:space="preserve">, and </w:t>
      </w:r>
      <w:r>
        <w:rPr/>
      </w:r>
      <m:oMath xmlns:m="http://schemas.openxmlformats.org/officeDocument/2006/math">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oMath>
      <w:r>
        <w:rPr/>
        <w:t xml:space="preserve"> </w:t>
      </w:r>
      <w:bookmarkStart w:id="29" w:name="ZOTERO_BREF_bbvdEoHdnScb"/>
      <w:r>
        <w:rPr/>
        <w:t>[10]</w:t>
      </w:r>
      <w:bookmarkEnd w:id="29"/>
      <w:r>
        <w:rPr/>
        <w:t xml:space="preserve">. </w:t>
      </w:r>
      <w:commentRangeStart w:id="39"/>
      <w:del w:id="264" w:author="Brandon Marquez Salazar" w:date="2026-09-18T14:49:19Z">
        <w:r>
          <w:rPr/>
          <w:delText>To ensure statistical significance, t</w:delText>
        </w:r>
      </w:del>
      <w:ins w:id="265" w:author="Brandon Marquez Salazar" w:date="2026-09-18T14:49:19Z">
        <w:r>
          <w:rPr/>
          <w:t>T</w:t>
        </w:r>
      </w:ins>
      <w:r>
        <w:rPr/>
      </w:r>
      <w:commentRangeEnd w:id="39"/>
      <w:r>
        <w:commentReference w:id="39"/>
      </w:r>
      <w:r>
        <w:rPr/>
        <w:t>he optimisation was repeated 100 </w:t>
      </w:r>
      <w:r>
        <w:rPr>
          <w:strike w:val="false"/>
          <w:dstrike w:val="false"/>
        </w:rPr>
        <w:t>times per configuration across 88 </w:t>
      </w:r>
      <w:r>
        <w:rPr/>
        <w:t>distinct moduli</w:t>
      </w:r>
      <w:ins w:id="266" w:author="Brandon Marquez Salazar" w:date="2026-09-18T14:52:18Z">
        <w:r>
          <w:rPr/>
          <w:t xml:space="preserve"> (</w:t>
        </w:r>
      </w:ins>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τ</m:t>
        </m:r>
      </m:oMath>
      <w:ins w:id="267" w:author="Brandon Marquez Salazar" w:date="2026-09-18T14:52:26Z">
        <w:r>
          <w:rPr/>
          <w:t>)</w:t>
        </w:r>
      </w:ins>
      <w:r>
        <w:rPr/>
        <w:t xml:space="preserve"> pairs</w:t>
      </w:r>
      <w:ins w:id="268" w:author="Brandon Marquez Salazar" w:date="2026-09-18T14:49:54Z">
        <w:r>
          <w:rPr/>
          <w:t>.</w:t>
        </w:r>
      </w:ins>
      <w:ins w:id="269" w:author="Brandon Marquez Salazar" w:date="2026-09-18T14:51:41Z">
        <w:r>
          <w:rPr/>
          <w:t xml:space="preserve"> </w:t>
        </w:r>
      </w:ins>
      <w:del w:id="270" w:author="Brandon Marquez Salazar" w:date="2026-09-18T14:49:53Z">
        <w:r>
          <w:rPr/>
          <w:delText xml:space="preserve"> </w:delText>
        </w:r>
      </w:del>
      <w:ins w:id="271" w:author="Brandon Marquez Salazar" w:date="2026-09-18T14:50:12Z">
        <w:r>
          <w:rPr/>
          <w:t>Every moduli pair was obtained from a dataset given previous experiments from</w:t>
        </w:r>
      </w:ins>
      <w:commentRangeStart w:id="40"/>
      <w:del w:id="272" w:author="Brandon Marquez Salazar" w:date="2026-09-18T14:50:34Z">
        <w:r>
          <w:rPr/>
          <w:delText>derived from the landscape profiles of</w:delText>
        </w:r>
      </w:del>
      <w:del w:id="273" w:author="Brandon Marquez Salazar" w:date="2026-09-18T14:50:34Z">
        <w:r>
          <w:rPr/>
        </w:r>
      </w:del>
      <w:del w:id="274" w:author="Brandon Marquez Salazar" w:date="2026-09-18T14:50:34Z">
        <w:commentRangeEnd w:id="40"/>
        <w:r>
          <w:commentReference w:id="40"/>
        </w:r>
      </w:del>
      <w:del w:id="275" w:author="Brandon Marquez Salazar" w:date="2026-09-18T14:50:34Z">
        <w:r>
          <w:rPr/>
          <w:delText xml:space="preserve"> </w:delText>
        </w:r>
      </w:del>
      <w:bookmarkStart w:id="30" w:name="ZOTERO_BREF_MoIrZzYKoyMB"/>
      <w:r>
        <w:rPr/>
        <w:t>[2]</w:t>
      </w:r>
      <w:bookmarkEnd w:id="30"/>
      <w:ins w:id="276" w:author="Brandon Marquez Salazar" w:date="2026-09-18T14:51:20Z">
        <w:r>
          <w:rPr/>
          <w:t>.</w:t>
        </w:r>
      </w:ins>
      <w:del w:id="277" w:author="Brandon Marquez Salazar" w:date="2026-09-18T14:51:20Z">
        <w:r>
          <w:rPr/>
          <w:delText>, yielding a total of</w:delText>
        </w:r>
      </w:del>
      <w:del w:id="278" w:author="Brandon Marquez Salazar" w:date="2026-09-18T14:54:40Z">
        <w:r>
          <w:rPr/>
          <w:delText xml:space="preserve"> 8 800 independent runs per algorithm.</w:delText>
        </w:r>
      </w:del>
      <w:del w:id="279" w:author="Brandon Marquez Salazar" w:date="2026-09-18T14:54:40Z">
        <w:r>
          <w:rPr/>
          <w:commentReference w:id="41"/>
        </w:r>
      </w:del>
      <w:del w:id="280" w:author="Brandon Marquez Salazar" w:date="2026-09-18T14:54:40Z">
        <w:r>
          <w:rPr/>
          <w:delText xml:space="preserve"> This exhaustive ensemble allows a rigorous evaluation of metaheuristic behaviours using four fundamental statistical moments: </w:delText>
        </w:r>
      </w:del>
    </w:p>
    <w:p>
      <w:pPr>
        <w:pStyle w:val="BodyText"/>
        <w:rPr/>
      </w:pPr>
      <w:commentRangeStart w:id="42"/>
      <w:r>
        <w:rPr>
          <w:rFonts w:eastAsia="SimSun" w:cs="Times New Roman"/>
          <w:b w:val="false"/>
          <w:bCs w:val="false"/>
          <w:color w:val="auto"/>
          <w:sz w:val="22"/>
          <w:lang w:val="en-GB" w:eastAsia="en-US" w:bidi="ar-SA"/>
          <w:rPrChange w:id="0" w:author="Brandon Marquez Salazar" w:date="2026-09-18T14:55:06Z">
            <w:rPr>
              <w:spacing w:val="-1"/>
              <w:b/>
              <w:kern w:val="0"/>
              <w:szCs w:val="20"/>
              <w:bCs/>
            </w:rPr>
          </w:rPrChange>
        </w:rPr>
        <w:t xml:space="preserve">Four statistical moments </w:t>
      </w:r>
      <w:ins w:id="282" w:author="Brandon Marquez Salazar" w:date="2026-09-18T14:54:59Z">
        <w:r>
          <w:rPr>
            <w:b w:val="false"/>
            <w:bCs w:val="false"/>
          </w:rPr>
          <w:t xml:space="preserve">were computed from the resulting points: </w:t>
        </w:r>
      </w:ins>
      <w:r>
        <w:rPr>
          <w:b/>
          <w:bCs/>
        </w:rPr>
        <w:t>mean</w:t>
      </w:r>
      <w:r>
        <w:rPr/>
        <w:t xml:space="preserve">, </w:t>
      </w:r>
      <w:r>
        <w:rPr>
          <w:b/>
          <w:bCs/>
        </w:rPr>
        <w:t>standard deviation</w:t>
      </w:r>
      <w:r>
        <w:rPr/>
        <w:t xml:space="preserve">, </w:t>
      </w:r>
      <w:r>
        <w:rPr>
          <w:b/>
          <w:bCs/>
        </w:rPr>
        <w:t>skewness</w:t>
      </w:r>
      <w:r>
        <w:rPr/>
        <w:t xml:space="preserve">, and </w:t>
      </w:r>
      <w:r>
        <w:rPr>
          <w:b/>
          <w:bCs/>
        </w:rPr>
        <w:t>kurtosis</w:t>
      </w:r>
      <w:del w:id="283" w:author="Brandon Marquez Salazar" w:date="2026-09-18T14:56:25Z">
        <w:r>
          <w:rPr>
            <w:b/>
            <w:bCs/>
          </w:rPr>
          <w:delText>⁠</w:delText>
        </w:r>
      </w:del>
      <w:ins w:id="284" w:author="Brandon Marquez Salazar" w:date="2026-09-18T14:56:26Z">
        <w:r>
          <w:rPr/>
          <w:t xml:space="preserve">. The kurtosis was computed in 3 ways: </w:t>
        </w:r>
      </w:ins>
      <w:ins w:id="285" w:author="Brandon Marquez Salazar" w:date="2026-09-18T14:56:26Z">
        <w:r>
          <w:rPr>
            <w:rFonts w:eastAsia="SimSun" w:cs="Times New Roman"/>
            <w:color w:val="auto"/>
            <w:spacing w:val="-1"/>
            <w:kern w:val="0"/>
            <w:sz w:val="22"/>
            <w:szCs w:val="20"/>
            <w:lang w:val="en-GB" w:eastAsia="en-US" w:bidi="ar-SA"/>
          </w:rPr>
          <w:t>i) whole distribution, ii) definite posit</w:t>
        </w:r>
      </w:ins>
      <w:ins w:id="286" w:author="Brandon Marquez Salazar" w:date="2026-09-18T14:57:27Z">
        <w:r>
          <w:rPr>
            <w:rFonts w:eastAsia="SimSun" w:cs="Times New Roman"/>
            <w:color w:val="auto"/>
            <w:spacing w:val="-1"/>
            <w:kern w:val="0"/>
            <w:sz w:val="22"/>
            <w:szCs w:val="20"/>
            <w:lang w:val="en-GB" w:eastAsia="en-US" w:bidi="ar-SA"/>
          </w:rPr>
          <w:t xml:space="preserve">ive values, iii) definite negative values. For this benchmark, ii and iii are used as metrics. This decision was </w:t>
        </w:r>
      </w:ins>
      <w:ins w:id="287" w:author="Brandon Marquez Salazar" w:date="2026-09-18T14:58:37Z">
        <w:r>
          <w:rPr>
            <w:rFonts w:eastAsia="SimSun" w:cs="Times New Roman"/>
            <w:color w:val="auto"/>
            <w:spacing w:val="-1"/>
            <w:kern w:val="0"/>
            <w:sz w:val="22"/>
            <w:szCs w:val="20"/>
            <w:lang w:val="en-GB" w:eastAsia="en-US" w:bidi="ar-SA"/>
          </w:rPr>
          <w:t>taken in regard of both AdS and dS distribution analysis—being this a more physics</w:t>
          <w:noBreakHyphen/>
          <w:t>oriented interpretation.</w:t>
        </w:r>
      </w:ins>
      <w:del w:id="288" w:author="Brandon Marquez Salazar" w:date="2026-09-18T14:56:25Z">
        <w:r>
          <w:rPr>
            <w:rFonts w:eastAsia="SimSun" w:cs="Times New Roman"/>
            <w:color w:val="auto"/>
            <w:spacing w:val="-1"/>
            <w:kern w:val="0"/>
            <w:sz w:val="22"/>
            <w:szCs w:val="20"/>
            <w:lang w:val="en-GB" w:eastAsia="en-US" w:bidi="ar-SA"/>
          </w:rPr>
          <w:delText>—⁠the latter measured independently for positive and negative scalar potential regimes to capture structural asymmetries</w:delText>
        </w:r>
      </w:del>
      <w:r>
        <w:rPr/>
        <w:t>.</w:t>
      </w:r>
      <w:commentRangeEnd w:id="42"/>
      <w:r>
        <w:commentReference w:id="42"/>
      </w:r>
      <w:r>
        <w:rPr/>
      </w:r>
    </w:p>
    <w:p>
      <w:pPr>
        <w:pStyle w:val="BodyText"/>
        <w:rPr/>
      </w:pPr>
      <w:commentRangeStart w:id="43"/>
      <w:del w:id="289" w:author="Brandon Marquez Salazar" w:date="2026-09-18T15:00:29Z">
        <w:r>
          <w:rPr/>
          <w:delText>To enforce the de </w:delText>
        </w:r>
      </w:del>
      <w:del w:id="290" w:author="Brandon Marquez Salazar" w:date="2026-09-18T15:00:29Z">
        <w:r>
          <w:rPr>
            <w:strike w:val="false"/>
            <w:dstrike w:val="false"/>
          </w:rPr>
          <w:delText>Sitter physical criteria without discarding intermediate trajectories, the problem is mapped into an unconstrained space via a localised penalty paradigm following</w:delText>
        </w:r>
      </w:del>
      <w:ins w:id="291" w:author="Brandon Marquez Salazar" w:date="2026-09-18T15:03:04Z">
        <w:r>
          <w:rPr>
            <w:strike w:val="false"/>
            <w:dstrike w:val="false"/>
          </w:rPr>
          <w:t xml:space="preserve">As in the work of </w:t>
        </w:r>
      </w:ins>
      <w:r>
        <w:rPr>
          <w:strike w:val="false"/>
          <w:dstrike w:val="false"/>
        </w:rPr>
        <w:t xml:space="preserve"> Damian &amp; Loaiza</w:t>
      </w:r>
      <w:ins w:id="292" w:author="Brandon Marquez Salazar" w:date="2026-09-18T15:03:10Z">
        <w:r>
          <w:rPr>
            <w:strike w:val="false"/>
            <w:dstrike w:val="false"/>
          </w:rPr>
          <w:noBreakHyphen/>
        </w:r>
      </w:ins>
      <w:del w:id="293" w:author="Brandon Marquez Salazar" w:date="2026-09-18T15:03:09Z">
        <w:r>
          <w:rPr>
            <w:strike w:val="false"/>
            <w:dstrike w:val="false"/>
          </w:rPr>
          <w:delText>-/</w:delText>
        </w:r>
      </w:del>
      <w:r>
        <w:rPr>
          <w:strike w:val="false"/>
          <w:dstrike w:val="false"/>
        </w:rPr>
        <w:t>Brito </w:t>
      </w:r>
      <w:bookmarkStart w:id="31" w:name="ZOTERO_BREF_ydWhWXTiizRq"/>
      <w:r>
        <w:rPr>
          <w:strike w:val="false"/>
          <w:dstrike w:val="false"/>
        </w:rPr>
        <w:t>[2]</w:t>
      </w:r>
      <w:bookmarkEnd w:id="31"/>
      <w:ins w:id="294" w:author="Brandon Marquez Salazar" w:date="2026-09-18T15:03:17Z">
        <w:r>
          <w:rPr>
            <w:strike w:val="false"/>
            <w:dstrike w:val="false"/>
          </w:rPr>
          <w:t xml:space="preserve">, penalisation is given by </w:t>
        </w:r>
      </w:ins>
      <w:del w:id="295" w:author="Brandon Marquez Salazar" w:date="2026-09-18T15:03:17Z">
        <w:r>
          <w:rPr>
            <w:strike w:val="false"/>
            <w:dstrike w:val="false"/>
          </w:rPr>
          <w:delText>.</w:delText>
        </w:r>
      </w:del>
      <w:ins w:id="296" w:author="Brandon Marquez Salazar" w:date="2026-09-18T15:03:56Z">
        <w:r>
          <w:rPr/>
          <w:t xml:space="preserve">the sum of individual penalisations </w:t>
        </w:r>
      </w:ins>
      <w:r>
        <w:rPr/>
      </w:r>
      <m:oMath xmlns:m="http://schemas.openxmlformats.org/officeDocument/2006/math">
        <m:sSub>
          <m:e>
            <m:r>
              <w:rPr>
                <w:rFonts w:ascii="Cambria Math" w:hAnsi="Cambria Math"/>
              </w:rPr>
              <m:t xml:space="preserve">π</m:t>
            </m:r>
          </m:e>
          <m:sub>
            <m:r>
              <w:rPr>
                <w:rFonts w:ascii="Cambria Math" w:hAnsi="Cambria Math"/>
              </w:rPr>
              <m:t xml:space="preserve">i</m:t>
            </m:r>
          </m:sub>
        </m:sSub>
        <m:d>
          <m:dPr>
            <m:begChr m:val="("/>
            <m:endChr m:val=")"/>
          </m:dPr>
          <m:e>
            <m:r>
              <w:rPr>
                <w:rFonts w:ascii="Cambria Math" w:hAnsi="Cambria Math"/>
              </w:rPr>
              <m:t xml:space="preserve">x</m:t>
            </m:r>
          </m:e>
        </m:d>
      </m:oMath>
      <w:ins w:id="297" w:author="Brandon Marquez Salazar" w:date="2026-09-18T15:03:56Z">
        <w:r>
          <w:rPr/>
          <w:t>:</w:t>
        </w:r>
      </w:ins>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subHide m:val="1"/>
            <m:supHide m:val="1"/>
          </m:naryPr>
          <m:sub/>
          <m:sup/>
          <m:e>
            <m:sSub>
              <m:e>
                <m:r>
                  <w:rPr>
                    <w:rFonts w:ascii="Cambria Math" w:hAnsi="Cambria Math"/>
                  </w:rPr>
                  <m:t xml:space="preserve">π</m:t>
                </m:r>
              </m:e>
              <m:sub>
                <m:r>
                  <w:rPr>
                    <w:rFonts w:ascii="Cambria Math" w:hAnsi="Cambria Math"/>
                  </w:rPr>
                  <m:t xml:space="preserve">i</m:t>
                </m:r>
              </m:sub>
            </m:sSub>
          </m:e>
        </m:nary>
        <m:d>
          <m:dPr>
            <m:begChr m:val="("/>
            <m:endChr m:val=")"/>
          </m:dPr>
          <m:e>
            <m:r>
              <w:rPr>
                <w:rFonts w:ascii="Cambria Math" w:hAnsi="Cambria Math"/>
              </w:rPr>
              <m:t xml:space="preserve">x</m:t>
            </m:r>
          </m:e>
        </m:d>
      </m:oMath>
      <w:r>
        <w:rPr/>
        <w:t xml:space="preserve"> </w:t>
      </w:r>
      <w:del w:id="298" w:author="Brandon Marquez Salazar" w:date="2026-09-18T15:04:15Z">
        <w:r>
          <w:rPr/>
          <w:delText>For a parameter</w:delText>
        </w:r>
      </w:del>
      <w:ins w:id="299" w:author="Brandon Marquez Salazar" w:date="2026-09-18T15:04:15Z">
        <w:r>
          <w:rPr/>
          <w:t>where</w:t>
        </w:r>
      </w:ins>
      <w:r>
        <w:rPr/>
        <w:t xml:space="preserve"> </w:t>
      </w:r>
      <w:del w:id="300" w:author="Brandon Marquez Salazar" w:date="2026-09-18T15:04:19Z">
        <w:r>
          <w:rPr/>
          <w:delText xml:space="preserve">vector </w:delText>
        </w:r>
      </w:del>
      <w:r>
        <w:rPr/>
      </w:r>
      <m:oMath xmlns:m="http://schemas.openxmlformats.org/officeDocument/2006/math">
        <m:r>
          <w:rPr>
            <w:rFonts w:ascii="Cambria Math" w:hAnsi="Cambria Math"/>
          </w:rPr>
          <m:t xml:space="preserve">x</m:t>
        </m:r>
      </m:oMath>
      <w:ins w:id="301" w:author="Brandon Marquez Salazar" w:date="2026-09-18T15:04:21Z">
        <w:r>
          <w:rPr/>
          <w:t xml:space="preserve"> is the individual to assess</w:t>
        </w:r>
      </w:ins>
      <w:ins w:id="302" w:author="Brandon Marquez Salazar" w:date="2026-09-18T15:05:23Z">
        <w:r>
          <w:rPr/>
          <w:t xml:space="preserve">, </w:t>
        </w:r>
      </w:ins>
      <w:del w:id="303" w:author="Brandon Marquez Salazar" w:date="2026-09-18T15:05:19Z">
        <w:r>
          <w:rPr/>
          <w:delText>, the objective function</w:delText>
        </w:r>
      </w:del>
      <w:r>
        <w:rPr/>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t xml:space="preserve"> </w:t>
      </w:r>
      <w:ins w:id="304" w:author="Brandon Marquez Salazar" w:date="2026-09-18T15:05:34Z">
        <w:r>
          <w:rPr/>
          <w:t xml:space="preserve">is the fitness function and </w:t>
        </w:r>
      </w:ins>
      <w:r>
        <w:rPr/>
      </w:r>
      <m:oMath xmlns:m="http://schemas.openxmlformats.org/officeDocument/2006/math">
        <m:sSub>
          <m:e>
            <m:r>
              <w:rPr>
                <w:rFonts w:ascii="Cambria Math" w:hAnsi="Cambria Math"/>
              </w:rPr>
              <m:t xml:space="preserve">π</m:t>
            </m:r>
          </m:e>
          <m:sub>
            <m:r>
              <w:rPr>
                <w:rFonts w:ascii="Cambria Math" w:hAnsi="Cambria Math"/>
              </w:rPr>
              <m:t xml:space="preserve">i</m:t>
            </m:r>
          </m:sub>
        </m:sSub>
        <m:d>
          <m:dPr>
            <m:begChr m:val="("/>
            <m:endChr m:val=")"/>
          </m:dPr>
          <m:e>
            <m:r>
              <w:rPr>
                <w:rFonts w:ascii="Cambria Math" w:hAnsi="Cambria Math"/>
              </w:rPr>
              <m:t xml:space="preserve">x</m:t>
            </m:r>
          </m:e>
        </m:d>
      </m:oMath>
      <w:ins w:id="305" w:author="Brandon Marquez Salazar" w:date="2026-09-18T15:06:27Z">
        <w:r>
          <w:rPr/>
          <w:t xml:space="preserve"> is the </w:t>
        </w:r>
      </w:ins>
      <w:r>
        <w:rPr/>
      </w:r>
      <m:oMath xmlns:m="http://schemas.openxmlformats.org/officeDocument/2006/math">
        <m:r>
          <w:rPr>
            <w:rFonts w:ascii="Cambria Math" w:hAnsi="Cambria Math"/>
          </w:rPr>
          <m:t xml:space="preserve">i</m:t>
        </m:r>
        <m:r>
          <w:rPr>
            <w:rFonts w:ascii="Cambria Math" w:hAnsi="Cambria Math"/>
          </w:rPr>
          <m:t xml:space="preserve">−</m:t>
        </m:r>
        <m:r>
          <m:rPr>
            <m:lit/>
            <m:nor/>
          </m:rPr>
          <w:rPr>
            <w:rFonts w:ascii="Cambria Math" w:hAnsi="Cambria Math"/>
          </w:rPr>
          <m:t xml:space="preserve">th</m:t>
        </m:r>
      </m:oMath>
      <w:ins w:id="306" w:author="Brandon Marquez Salazar" w:date="2026-09-18T15:06:45Z">
        <w:r>
          <w:rPr>
            <w:rFonts w:eastAsia="SimSun" w:cs="Times New Roman"/>
            <w:color w:val="auto"/>
            <w:spacing w:val="-1"/>
            <w:kern w:val="0"/>
            <w:sz w:val="22"/>
            <w:szCs w:val="20"/>
            <w:lang w:val="en-GB" w:eastAsia="en-US" w:bidi="ar-SA"/>
          </w:rPr>
          <w:t xml:space="preserve"> penalisation. There are 5 penalisation functions.</w:t>
        </w:r>
      </w:ins>
      <w:del w:id="307" w:author="Brandon Marquez Salazar" w:date="2026-09-18T15:05:45Z">
        <w:r>
          <w:rPr>
            <w:rFonts w:eastAsia="SimSun" w:cs="Times New Roman"/>
            <w:color w:val="auto"/>
            <w:spacing w:val="-1"/>
            <w:kern w:val="0"/>
            <w:sz w:val="22"/>
            <w:szCs w:val="20"/>
            <w:lang w:val="en-GB" w:eastAsia="en-US" w:bidi="ar-SA"/>
          </w:rPr>
          <w:delText xml:space="preserve">to be minimised is defined as the coupled </w:delText>
        </w:r>
      </w:del>
      <w:del w:id="308" w:author="Brandon Marquez Salazar" w:date="2026-09-18T15:03:52Z">
        <w:r>
          <w:rPr>
            <w:rFonts w:eastAsia="SimSun" w:cs="Times New Roman"/>
            <w:color w:val="auto"/>
            <w:spacing w:val="-1"/>
            <w:kern w:val="0"/>
            <w:sz w:val="22"/>
            <w:szCs w:val="20"/>
            <w:lang w:val="en-GB" w:eastAsia="en-US" w:bidi="ar-SA"/>
          </w:rPr>
          <w:delText xml:space="preserve">sum of individual penalisations </w:delText>
        </w:r>
      </w:del>
      <w:del w:id="309" w:author="Brandon Marquez Salazar" w:date="2026-09-18T15:03:52Z">
        <w:r>
          <w:rPr>
            <w:rFonts w:eastAsia="SimSun" w:cs="Times New Roman"/>
            <w:color w:val="auto"/>
            <w:spacing w:val="-1"/>
            <w:kern w:val="0"/>
            <w:sz w:val="22"/>
            <w:szCs w:val="20"/>
            <w:lang w:val="en-GB" w:eastAsia="en-US"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width:20pt;height:13.2pt;mso-wrap-style:none;v-text-anchor:middle" type="_x0000_t75">
              <v:fill o:detectmouseclick="t" on="false"/>
              <v:stroke color="#3465a4" joinstyle="round" endcap="flat"/>
            </v:shape>
          </w:pict>
        </w:r>
      </w:del>
      <w:del w:id="310" w:author="Brandon Marquez Salazar" w:date="2026-09-18T15:03:52Z">
        <w:r>
          <w:rPr>
            <w:rFonts w:eastAsia="SimSun" w:cs="Times New Roman"/>
            <w:color w:val="auto"/>
            <w:spacing w:val="-1"/>
            <w:kern w:val="0"/>
            <w:sz w:val="22"/>
            <w:szCs w:val="20"/>
            <w:lang w:val="en-GB" w:eastAsia="en-US" w:bidi="ar-SA"/>
          </w:rPr>
          <w:delText>:</w:delText>
        </w:r>
      </w:del>
      <w:del w:id="311" w:author="Brandon Marquez Salazar" w:date="2026-09-18T15:03:52Z">
        <w:r>
          <w:rPr>
            <w:rFonts w:eastAsia="SimSun" w:cs="Times New Roman"/>
            <w:color w:val="auto"/>
            <w:spacing w:val="-1"/>
            <w:kern w:val="0"/>
            <w:sz w:val="22"/>
            <w:szCs w:val="20"/>
            <w:lang w:val="en-GB" w:eastAsia="en-US" w:bidi="ar-SA"/>
          </w:rPr>
          <w:pict>
            <v:shape id="shape_0" stroked="f" o:allowincell="t" style="width:63.65pt;height:16.5pt;mso-wrap-style:none;v-text-anchor:middle" type="_x0000_t75">
              <v:fill o:detectmouseclick="t" on="false"/>
              <v:stroke color="#3465a4" joinstyle="round" endcap="flat"/>
            </v:shape>
          </w:pict>
        </w:r>
      </w:del>
      <w:r>
        <w:rPr/>
        <w:t>.</w:t>
      </w:r>
      <w:commentRangeEnd w:id="43"/>
      <w:r>
        <w:commentReference w:id="43"/>
      </w:r>
      <w:r>
        <w:rPr/>
      </w:r>
    </w:p>
    <w:p>
      <w:pPr>
        <w:pStyle w:val="BodyText"/>
        <w:rPr/>
      </w:pPr>
      <w:commentRangeStart w:id="44"/>
      <w:ins w:id="312" w:author="Brandon Marquez Salazar" w:date="2026-09-18T15:11:53Z">
        <w:r>
          <w:rPr/>
          <w:t>Scalar potential extrema (so we know it</w:t>
        </w:r>
      </w:ins>
      <w:ins w:id="313" w:author="Brandon Marquez Salazar" w:date="2026-09-18T15:11:53Z">
        <w:r>
          <w:rPr>
            <w:rFonts w:eastAsia="SimSun" w:cs="Times New Roman"/>
            <w:color w:val="auto"/>
            <w:spacing w:val="-1"/>
            <w:kern w:val="0"/>
            <w:sz w:val="22"/>
            <w:szCs w:val="20"/>
            <w:lang w:val="en-GB" w:eastAsia="en-US" w:bidi="ar-SA"/>
          </w:rPr>
          <w:t>’s likely a minima</w:t>
        </w:r>
      </w:ins>
      <w:ins w:id="314" w:author="Brandon Marquez Salazar" w:date="2026-09-18T15:11:53Z">
        <w:r>
          <w:rPr/>
          <w:t>)</w:t>
        </w:r>
      </w:ins>
      <w:del w:id="315" w:author="Brandon Marquez Salazar" w:date="2026-09-18T15:07:46Z">
        <w:r>
          <w:rPr/>
          <w:delText>The objective function is decomposed into five sequential penalisation steps, each mapping onto a specific landscape boundary or stability condition. First, the critical point proximity condition minimises the continuous gradient norm to force convergence onto static equilibria:</w:delText>
        </w:r>
      </w:del>
      <w:ins w:id="316" w:author="Brandon Marquez Salazar" w:date="2026-09-18T15:23:47Z">
        <w:r>
          <w:rPr/>
          <w:t>,</w:t>
        </w:r>
      </w:ins>
      <w:r>
        <w:rPr/>
        <w:t xml:space="preserve"> </w:t>
      </w:r>
      <w:r>
        <w:rPr/>
      </w:r>
      <m:oMath xmlns:m="http://schemas.openxmlformats.org/officeDocument/2006/math">
        <m:sSub>
          <m:e>
            <m:r>
              <w:rPr>
                <w:rFonts w:ascii="Cambria Math" w:hAnsi="Cambria Math"/>
              </w:rPr>
              <m:t xml:space="preserve">π</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p>
          <m:e>
            <m:d>
              <m:dPr>
                <m:begChr m:val="|"/>
                <m:endChr m:val="|"/>
              </m:dPr>
              <m:e>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e>
            </m:d>
          </m:e>
          <m:sup>
            <m:r>
              <w:rPr>
                <w:rFonts w:ascii="Cambria Math" w:hAnsi="Cambria Math"/>
              </w:rPr>
              <m:t xml:space="preserve">2</m:t>
            </m:r>
          </m:sup>
        </m:sSup>
      </m:oMath>
      <w:r>
        <w:rPr/>
        <w:t>.</w:t>
      </w:r>
      <w:commentRangeEnd w:id="44"/>
      <w:r>
        <w:commentReference w:id="44"/>
      </w:r>
      <w:r>
        <w:rPr/>
      </w:r>
    </w:p>
    <w:p>
      <w:pPr>
        <w:pStyle w:val="BodyText"/>
        <w:rPr>
          <w:i w:val="false"/>
          <w:iCs w:val="false"/>
        </w:rPr>
      </w:pPr>
      <w:commentRangeStart w:id="45"/>
      <w:ins w:id="317" w:author="Brandon Marquez Salazar" w:date="2026-09-18T15:14:15Z">
        <w:r>
          <w:rPr>
            <w:i w:val="false"/>
            <w:iCs w:val="false"/>
          </w:rPr>
          <w:t>Penalisation for AdS vacua (avoiding definite negative values)</w:t>
        </w:r>
      </w:ins>
      <w:del w:id="318" w:author="Brandon Marquez Salazar" w:date="2026-09-18T15:14:12Z">
        <w:r>
          <w:rPr>
            <w:i w:val="false"/>
            <w:iCs w:val="false"/>
          </w:rPr>
          <w:delText>Positive energy enforcement is subsequently implemented to effectively penalise negative regions of the scalar landscape, driving candidate solutions exclusively into de Sitter configurations through</w:delText>
        </w:r>
      </w:del>
      <w:del w:id="319" w:author="Brandon Marquez Salazar" w:date="2026-09-18T15:23:51Z">
        <w:r>
          <w:rPr>
            <w:i w:val="false"/>
            <w:iCs w:val="false"/>
          </w:rPr>
          <w:delText>:</w:delText>
        </w:r>
      </w:del>
      <w:ins w:id="320" w:author="Brandon Marquez Salazar" w:date="2026-09-18T15:23:51Z">
        <w:r>
          <w:rPr>
            <w:i w:val="false"/>
            <w:iCs w:val="false"/>
          </w:rPr>
          <w:t xml:space="preserve">, </w:t>
        </w:r>
      </w:ins>
      <w:r>
        <w:rPr/>
      </w:r>
      <m:oMath xmlns:m="http://schemas.openxmlformats.org/officeDocument/2006/math">
        <m:sSub>
          <m:e>
            <m:r>
              <w:rPr>
                <w:rFonts w:ascii="Cambria Math" w:hAnsi="Cambria Math"/>
              </w:rPr>
              <m:t xml:space="preserve">π</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oMath>
      <w:r>
        <w:rPr>
          <w:i w:val="false"/>
          <w:iCs w:val="false"/>
        </w:rPr>
        <w:t>.</w:t>
      </w:r>
      <w:commentRangeEnd w:id="45"/>
      <w:r>
        <w:commentReference w:id="45"/>
      </w:r>
      <w:r>
        <w:rPr>
          <w:i w:val="false"/>
          <w:iCs w:val="false"/>
        </w:rPr>
      </w:r>
    </w:p>
    <w:p>
      <w:pPr>
        <w:pStyle w:val="BodyText"/>
        <w:rPr>
          <w:del w:id="336" w:author="Brandon Marquez Salazar" w:date="2026-09-18T15:19:14Z"/>
          <w:i w:val="false"/>
          <w:iCs w:val="false"/>
        </w:rPr>
      </w:pPr>
      <w:commentRangeStart w:id="46"/>
      <w:del w:id="321" w:author="Brandon Marquez Salazar" w:date="2026-09-18T15:15:33Z">
        <w:r>
          <w:rPr>
            <w:i w:val="false"/>
            <w:iCs w:val="false"/>
          </w:rPr>
          <w:delText>To guarantee local stability and suppress non</w:delText>
          <w:noBreakHyphen/>
          <w:delText>physical</w:delText>
        </w:r>
      </w:del>
      <w:ins w:id="322" w:author="Brandon Marquez Salazar" w:date="2026-09-18T15:15:33Z">
        <w:r>
          <w:rPr>
            <w:i w:val="false"/>
            <w:iCs w:val="false"/>
          </w:rPr>
          <w:t>To avoid tachyons, there are two approaches used</w:t>
        </w:r>
      </w:ins>
      <w:ins w:id="323" w:author="Brandon Marquez Salazar" w:date="2026-09-18T15:16:41Z">
        <w:r>
          <w:rPr>
            <w:rFonts w:eastAsia="SimSun" w:cs="Times New Roman"/>
            <w:i w:val="false"/>
            <w:iCs w:val="false"/>
            <w:color w:val="auto"/>
            <w:spacing w:val="-1"/>
            <w:kern w:val="0"/>
            <w:sz w:val="22"/>
            <w:szCs w:val="20"/>
            <w:lang w:val="en-GB" w:eastAsia="en-US" w:bidi="ar-SA"/>
          </w:rPr>
          <w:t>—both</w:t>
        </w:r>
      </w:ins>
      <w:ins w:id="324" w:author="Brandon Marquez Salazar" w:date="2026-09-18T15:16:41Z">
        <w:r>
          <w:rPr>
            <w:i w:val="false"/>
            <w:iCs w:val="false"/>
          </w:rPr>
          <w:t xml:space="preserve"> on the Hessian matrix (also called mass matrix</w:t>
        </w:r>
      </w:ins>
      <w:ins w:id="325" w:author="Brandon Marquez Salazar" w:date="2026-09-18T15:17:43Z">
        <w:r>
          <w:rPr>
            <w:i w:val="false"/>
            <w:iCs w:val="false"/>
          </w:rPr>
          <w:t>)</w:t>
        </w:r>
      </w:ins>
      <w:ins w:id="326" w:author="Brandon Marquez Salazar" w:date="2026-09-18T15:17:43Z">
        <w:r>
          <w:rPr>
            <w:rFonts w:eastAsia="SimSun" w:cs="Times New Roman"/>
            <w:i w:val="false"/>
            <w:iCs w:val="false"/>
            <w:color w:val="auto"/>
            <w:spacing w:val="-1"/>
            <w:kern w:val="0"/>
            <w:sz w:val="22"/>
            <w:szCs w:val="20"/>
            <w:lang w:val="en-GB" w:eastAsia="en-US" w:bidi="ar-SA"/>
          </w:rPr>
          <w:t>. By the trace</w:t>
        </w:r>
      </w:ins>
      <w:del w:id="327" w:author="Brandon Marquez Salazar" w:date="2026-09-18T15:16:02Z">
        <w:r>
          <w:rPr>
            <w:rFonts w:eastAsia="SimSun" w:cs="Times New Roman"/>
            <w:i w:val="false"/>
            <w:iCs w:val="false"/>
            <w:color w:val="auto"/>
            <w:spacing w:val="-1"/>
            <w:kern w:val="0"/>
            <w:sz w:val="22"/>
            <w:szCs w:val="20"/>
            <w:lang w:val="en-GB" w:eastAsia="en-US" w:bidi="ar-SA"/>
          </w:rPr>
          <w:delText xml:space="preserve"> tachyon states, local stability conditions are enforced by tracking the trace of the</w:delText>
        </w:r>
      </w:del>
      <w:del w:id="328" w:author="Brandon Marquez Salazar" w:date="2026-09-18T15:18:05Z">
        <w:r>
          <w:rPr>
            <w:rFonts w:eastAsia="SimSun" w:cs="Times New Roman"/>
            <w:i w:val="false"/>
            <w:iCs w:val="false"/>
            <w:color w:val="auto"/>
            <w:spacing w:val="-1"/>
            <w:kern w:val="0"/>
            <w:sz w:val="22"/>
            <w:szCs w:val="20"/>
            <w:lang w:val="en-GB" w:eastAsia="en-US" w:bidi="ar-SA"/>
          </w:rPr>
          <w:delText xml:space="preserve"> Hessian matrix </w:delText>
        </w:r>
      </w:del>
      <w:r>
        <w:rPr/>
      </w:r>
      <m:oMath xmlns:m="http://schemas.openxmlformats.org/officeDocument/2006/math">
        <m:r>
          <w:rPr>
            <w:rFonts w:ascii="Cambria Math" w:hAnsi="Cambria Math"/>
          </w:rPr>
          <m:t xml:space="preserve">H</m:t>
        </m:r>
      </m:oMath>
      <w:del w:id="329" w:author="Brandon Marquez Salazar" w:date="2026-09-18T15:18:05Z">
        <w:r>
          <w:rPr>
            <w:i w:val="false"/>
            <w:iCs w:val="false"/>
          </w:rPr>
          <w:delText>, which yields:</w:delText>
        </w:r>
      </w:del>
      <w:r>
        <w:rPr>
          <w:i w:val="false"/>
          <w:iCs w:val="false"/>
        </w:rPr>
        <w:t xml:space="preserve"> </w:t>
      </w:r>
      <w:r>
        <w:rPr/>
      </w:r>
      <m:oMath xmlns:m="http://schemas.openxmlformats.org/officeDocument/2006/math">
        <m:sSub>
          <m:e>
            <m:r>
              <w:rPr>
                <w:rFonts w:ascii="Cambria Math" w:hAnsi="Cambria Math"/>
              </w:rPr>
              <m:t xml:space="preserve">π</m:t>
            </m:r>
          </m:e>
          <m:sub>
            <m:r>
              <w:rPr>
                <w:rFonts w:ascii="Cambria Math" w:hAnsi="Cambria Math"/>
              </w:rPr>
              <m:t xml:space="preserve">3</m:t>
            </m:r>
          </m:sub>
        </m:sSub>
        <m:d>
          <m:dPr>
            <m:begChr m:val="("/>
            <m:endChr m:val=")"/>
          </m:dPr>
          <m:e>
            <m:r>
              <w:rPr>
                <w:rFonts w:ascii="Cambria Math" w:hAnsi="Cambria Math"/>
              </w:rPr>
              <m:t xml:space="preserve">x</m:t>
            </m:r>
          </m:e>
        </m:d>
        <m:r>
          <w:rPr>
            <w:rFonts w:ascii="Cambria Math" w:hAnsi="Cambria Math"/>
          </w:rPr>
          <m:t xml:space="preserve">=</m:t>
        </m:r>
        <m:d>
          <m:dPr>
            <m:begChr m:val="|"/>
            <m:endChr m:val="|"/>
          </m:dPr>
          <m:e>
            <m:r>
              <m:rPr>
                <m:lit/>
                <m:nor/>
              </m:rPr>
              <w:rPr>
                <w:rFonts w:ascii="Cambria Math" w:hAnsi="Cambria Math"/>
              </w:rPr>
              <m:t xml:space="preserve">tr</m:t>
            </m:r>
            <m:d>
              <m:dPr>
                <m:begChr m:val="("/>
                <m:endChr m:val=")"/>
              </m:dPr>
              <m:e>
                <m:r>
                  <w:rPr>
                    <w:rFonts w:ascii="Cambria Math" w:hAnsi="Cambria Math"/>
                  </w:rPr>
                  <m:t xml:space="preserve">H</m:t>
                </m:r>
              </m:e>
            </m:d>
          </m:e>
        </m:d>
        <m:r>
          <w:rPr>
            <w:rFonts w:ascii="Cambria Math" w:hAnsi="Cambria Math"/>
          </w:rPr>
          <m:t xml:space="preserve">−</m:t>
        </m:r>
        <m:r>
          <m:rPr>
            <m:lit/>
            <m:nor/>
          </m:rPr>
          <w:rPr>
            <w:rFonts w:ascii="Cambria Math" w:hAnsi="Cambria Math"/>
          </w:rPr>
          <m:t xml:space="preserve">tr</m:t>
        </m:r>
        <m:d>
          <m:dPr>
            <m:begChr m:val="("/>
            <m:endChr m:val=")"/>
          </m:dPr>
          <m:e>
            <m:r>
              <w:rPr>
                <w:rFonts w:ascii="Cambria Math" w:hAnsi="Cambria Math"/>
              </w:rPr>
              <m:t xml:space="preserve">H</m:t>
            </m:r>
          </m:e>
        </m:d>
      </m:oMath>
      <w:ins w:id="330" w:author="Brandon Marquez Salazar" w:date="2026-09-18T15:18:23Z">
        <w:r>
          <w:rPr/>
          <w:t xml:space="preserve"> or by the discriminant </w:t>
        </w:r>
      </w:ins>
      <w:r>
        <w:rPr/>
      </w:r>
      <m:oMath xmlns:m="http://schemas.openxmlformats.org/officeDocument/2006/math">
        <m:sSub>
          <m:e>
            <m:r>
              <w:rPr>
                <w:rFonts w:ascii="Cambria Math" w:hAnsi="Cambria Math"/>
              </w:rPr>
              <m:t xml:space="preserve">π</m:t>
            </m:r>
          </m:e>
          <m:sub>
            <m:r>
              <w:rPr>
                <w:rFonts w:ascii="Cambria Math" w:hAnsi="Cambria Math"/>
              </w:rPr>
              <m:t xml:space="preserve">4</m:t>
            </m:r>
          </m:sub>
        </m:sSub>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Δ</m:t>
            </m:r>
          </m:e>
        </m:d>
        <m:r>
          <w:rPr>
            <w:rFonts w:ascii="Cambria Math" w:hAnsi="Cambria Math"/>
          </w:rPr>
          <m:t xml:space="preserve">−</m:t>
        </m:r>
        <m:r>
          <w:rPr>
            <w:rFonts w:ascii="Cambria Math" w:hAnsi="Cambria Math"/>
          </w:rPr>
          <m:t xml:space="preserve">Δ</m:t>
        </m:r>
      </m:oMath>
      <w:ins w:id="331" w:author="Brandon Marquez Salazar" w:date="2026-09-18T15:18:23Z">
        <w:r>
          <w:rPr/>
          <w:t xml:space="preserve">, for </w:t>
        </w:r>
      </w:ins>
      <w:r>
        <w:rPr/>
      </w:r>
      <m:oMath xmlns:m="http://schemas.openxmlformats.org/officeDocument/2006/math">
        <m:r>
          <w:rPr>
            <w:rFonts w:ascii="Cambria Math" w:hAnsi="Cambria Math"/>
          </w:rPr>
          <m:t xml:space="preserve">Δ</m:t>
        </m:r>
        <m:r>
          <w:rPr>
            <w:rFonts w:ascii="Cambria Math" w:hAnsi="Cambria Math"/>
          </w:rPr>
          <m:t xml:space="preserve">=</m:t>
        </m:r>
        <m:r>
          <m:rPr>
            <m:lit/>
            <m:nor/>
          </m:rPr>
          <w:rPr>
            <w:rFonts w:ascii="Cambria Math" w:hAnsi="Cambria Math"/>
          </w:rPr>
          <m:t xml:space="preserve">det</m:t>
        </m:r>
        <m:d>
          <m:dPr>
            <m:begChr m:val="("/>
            <m:endChr m:val=")"/>
          </m:dPr>
          <m:e>
            <m:r>
              <w:rPr>
                <w:rFonts w:ascii="Cambria Math" w:hAnsi="Cambria Math"/>
              </w:rPr>
              <m:t xml:space="preserve">H</m:t>
            </m:r>
          </m:e>
        </m:d>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sSup>
          <m:e>
            <m:r>
              <m:rPr>
                <m:lit/>
                <m:nor/>
              </m:rPr>
              <w:rPr>
                <w:rFonts w:ascii="Cambria Math" w:hAnsi="Cambria Math"/>
              </w:rPr>
              <m:t xml:space="preserve">tr</m:t>
            </m:r>
          </m:e>
          <m:sup>
            <m:r>
              <w:rPr>
                <w:rFonts w:ascii="Cambria Math" w:hAnsi="Cambria Math"/>
              </w:rPr>
              <m:t xml:space="preserve">2</m:t>
            </m:r>
          </m:sup>
        </m:sSup>
        <m:d>
          <m:dPr>
            <m:begChr m:val="("/>
            <m:endChr m:val=")"/>
          </m:dPr>
          <m:e>
            <m:r>
              <w:rPr>
                <w:rFonts w:ascii="Cambria Math" w:hAnsi="Cambria Math"/>
              </w:rPr>
              <m:t xml:space="preserve">H</m:t>
            </m:r>
          </m:e>
        </m:d>
      </m:oMath>
      <w:ins w:id="332" w:author="Brandon Marquez Salazar" w:date="2026-09-18T15:18:23Z">
        <w:r>
          <w:rPr/>
          <w:t>.</w:t>
        </w:r>
      </w:ins>
      <w:ins w:id="333" w:author="Brandon Marquez Salazar" w:date="2026-09-18T15:19:28Z">
        <w:r>
          <w:rPr/>
          <w:t xml:space="preserve"> Mathematically, both are related to the eigenvalues of the mass matrix</w:t>
        </w:r>
      </w:ins>
      <w:ins w:id="334" w:author="Brandon Marquez Salazar" w:date="2026-09-18T15:19:28Z">
        <w:r>
          <w:rPr>
            <w:rFonts w:eastAsia="SimSun" w:cs="Times New Roman"/>
            <w:color w:val="auto"/>
            <w:spacing w:val="-1"/>
            <w:kern w:val="0"/>
            <w:sz w:val="22"/>
            <w:szCs w:val="20"/>
            <w:lang w:val="en-GB" w:eastAsia="en-US" w:bidi="ar-SA"/>
          </w:rPr>
          <w:t xml:space="preserve">—but less extensive than </w:t>
        </w:r>
      </w:ins>
      <w:r>
        <w:rPr/>
      </w:r>
      <m:oMath xmlns:m="http://schemas.openxmlformats.org/officeDocument/2006/math">
        <m:sSub>
          <m:e>
            <m:r>
              <w:rPr>
                <w:rFonts w:ascii="Cambria Math" w:hAnsi="Cambria Math"/>
              </w:rPr>
              <m:t xml:space="preserve">λ</m:t>
            </m:r>
          </m:e>
          <m:sub>
            <m:r>
              <w:rPr>
                <w:rFonts w:ascii="Cambria Math" w:hAnsi="Cambria Math"/>
              </w:rPr>
              <m:t xml:space="preserve">1,2</m:t>
            </m:r>
          </m:sub>
        </m:sSub>
      </m:oMath>
      <w:ins w:id="335" w:author="Brandon Marquez Salazar" w:date="2026-09-18T15:19:28Z">
        <w:r>
          <w:rPr/>
          <w:t>.</w:t>
        </w:r>
      </w:ins>
      <w:r>
        <w:rPr/>
      </w:r>
      <m:oMath xmlns:m="http://schemas.openxmlformats.org/officeDocument/2006/math">
        <m:sSub>
          <m:e>
            <m:r>
              <w:rPr>
                <w:rFonts w:ascii="Cambria Math" w:hAnsi="Cambria Math"/>
              </w:rPr>
              <m:t xml:space="preserve">λ</m:t>
            </m:r>
          </m:e>
          <m:sub>
            <m:r>
              <w:rPr>
                <w:rFonts w:ascii="Cambria Math" w:hAnsi="Cambria Math"/>
              </w:rPr>
              <m:t xml:space="preserve">1,2</m:t>
            </m:r>
          </m:sub>
        </m:sSub>
      </m:oMath>
    </w:p>
    <w:p>
      <w:pPr>
        <w:pStyle w:val="BodyText"/>
        <w:rPr>
          <w:i w:val="false"/>
          <w:iCs w:val="false"/>
        </w:rPr>
      </w:pPr>
      <w:del w:id="337" w:author="Brandon Marquez Salazar" w:date="2026-09-18T15:19:14Z">
        <w:r>
          <w:rPr>
            <w:i w:val="false"/>
            <w:iCs w:val="false"/>
          </w:rPr>
          <w:delText>Saddle</w:delText>
          <w:noBreakHyphen/>
          <w:delText xml:space="preserve">point suppression is integrated to systematically avoid imaginary eigenvalues or unstable directions along the compactified trajectories by penalising a negative discriminant </w:delText>
        </w:r>
      </w:del>
      <w:r>
        <w:rPr/>
      </w:r>
      <m:oMath xmlns:m="http://schemas.openxmlformats.org/officeDocument/2006/math">
        <m:r>
          <w:rPr>
            <w:rFonts w:ascii="Cambria Math" w:hAnsi="Cambria Math"/>
          </w:rPr>
          <m:t xml:space="preserve">Δ</m:t>
        </m:r>
        <m:r>
          <w:rPr>
            <w:rFonts w:ascii="Cambria Math" w:hAnsi="Cambria Math"/>
          </w:rPr>
          <m:t xml:space="preserve">=</m:t>
        </m:r>
        <m:r>
          <m:rPr>
            <m:lit/>
            <m:nor/>
          </m:rPr>
          <w:rPr>
            <w:rFonts w:ascii="Cambria Math" w:hAnsi="Cambria Math"/>
          </w:rPr>
          <m:t xml:space="preserve">det</m:t>
        </m:r>
        <m:d>
          <m:dPr>
            <m:begChr m:val="("/>
            <m:endChr m:val=")"/>
          </m:dPr>
          <m:e>
            <m:r>
              <w:rPr>
                <w:rFonts w:ascii="Cambria Math" w:hAnsi="Cambria Math"/>
              </w:rPr>
              <m:t xml:space="preserve">H</m:t>
            </m:r>
          </m:e>
        </m:d>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sSup>
          <m:e>
            <m:r>
              <m:rPr>
                <m:lit/>
                <m:nor/>
              </m:rPr>
              <w:rPr>
                <w:rFonts w:ascii="Cambria Math" w:hAnsi="Cambria Math"/>
              </w:rPr>
              <m:t xml:space="preserve">tr</m:t>
            </m:r>
          </m:e>
          <m:sup>
            <m:r>
              <w:rPr>
                <w:rFonts w:ascii="Cambria Math" w:hAnsi="Cambria Math"/>
              </w:rPr>
              <m:t xml:space="preserve">2</m:t>
            </m:r>
          </m:sup>
        </m:sSup>
        <m:d>
          <m:dPr>
            <m:begChr m:val="("/>
            <m:endChr m:val=")"/>
          </m:dPr>
          <m:e>
            <m:r>
              <w:rPr>
                <w:rFonts w:ascii="Cambria Math" w:hAnsi="Cambria Math"/>
              </w:rPr>
              <m:t xml:space="preserve">H</m:t>
            </m:r>
          </m:e>
        </m:d>
      </m:oMath>
      <w:del w:id="338" w:author="Brandon Marquez Salazar" w:date="2026-09-18T15:19:14Z">
        <w:r>
          <w:rPr>
            <w:i w:val="false"/>
            <w:iCs w:val="false"/>
          </w:rPr>
          <w:delText xml:space="preserve">, formalised as: </w:delText>
        </w:r>
      </w:del>
      <w:r>
        <w:rPr/>
      </w:r>
      <m:oMath xmlns:m="http://schemas.openxmlformats.org/officeDocument/2006/math">
        <m:sSub>
          <m:e>
            <m:r>
              <w:rPr>
                <w:rFonts w:ascii="Cambria Math" w:hAnsi="Cambria Math"/>
              </w:rPr>
              <m:t xml:space="preserve">π</m:t>
            </m:r>
          </m:e>
          <m:sub>
            <m:r>
              <w:rPr>
                <w:rFonts w:ascii="Cambria Math" w:hAnsi="Cambria Math"/>
              </w:rPr>
              <m:t xml:space="preserve">4</m:t>
            </m:r>
          </m:sub>
        </m:sSub>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Δ</m:t>
            </m:r>
          </m:e>
        </m:d>
        <m:r>
          <w:rPr>
            <w:rFonts w:ascii="Cambria Math" w:hAnsi="Cambria Math"/>
          </w:rPr>
          <m:t xml:space="preserve">−</m:t>
        </m:r>
        <m:r>
          <w:rPr>
            <w:rFonts w:ascii="Cambria Math" w:hAnsi="Cambria Math"/>
          </w:rPr>
          <m:t xml:space="preserve">Δ</m:t>
        </m:r>
      </m:oMath>
      <w:del w:id="339" w:author="Brandon Marquez Salazar" w:date="2026-09-18T15:19:14Z">
        <w:r>
          <w:rPr>
            <w:i w:val="false"/>
            <w:iCs w:val="false"/>
          </w:rPr>
          <w:delText>.</w:delText>
        </w:r>
      </w:del>
      <w:commentRangeEnd w:id="46"/>
      <w:r>
        <w:commentReference w:id="46"/>
      </w:r>
      <w:r>
        <w:rPr>
          <w:i w:val="false"/>
          <w:iCs w:val="false"/>
        </w:rPr>
      </w:r>
    </w:p>
    <w:p>
      <w:pPr>
        <w:pStyle w:val="BodyText"/>
        <w:rPr>
          <w:i w:val="false"/>
          <w:iCs w:val="false"/>
        </w:rPr>
      </w:pPr>
      <w:commentRangeStart w:id="47"/>
      <w:del w:id="340" w:author="Brandon Marquez Salazar" w:date="2026-09-18T15:21:18Z">
        <w:r>
          <w:rPr>
            <w:i w:val="false"/>
            <w:iCs w:val="false"/>
          </w:rPr>
          <w:delText>Finally,</w:delText>
        </w:r>
      </w:del>
      <w:ins w:id="341" w:author="Brandon Marquez Salazar" w:date="2026-09-18T15:21:18Z">
        <w:r>
          <w:rPr>
            <w:i w:val="false"/>
            <w:iCs w:val="false"/>
          </w:rPr>
          <w:t>And,</w:t>
        </w:r>
      </w:ins>
      <w:r>
        <w:rPr>
          <w:i w:val="false"/>
          <w:iCs w:val="false"/>
        </w:rPr>
        <w:t xml:space="preserve"> to preserve the validity of the anti</w:t>
        <w:noBreakHyphen/>
        <w:t>brane uplifting mechanism,</w:t>
      </w:r>
      <w:del w:id="342" w:author="Brandon Marquez Salazar" w:date="2026-09-18T15:22:43Z">
        <w:r>
          <w:rPr>
            <w:i w:val="false"/>
            <w:iCs w:val="false"/>
          </w:rPr>
          <w:delText xml:space="preserve"> a dedicated constraint is applied to the non</w:delText>
          <w:noBreakHyphen/>
          <w:delText>BPS sector to suppress negative configurations</w:delText>
        </w:r>
      </w:del>
      <w:ins w:id="343" w:author="Brandon Marquez Salazar" w:date="2026-09-18T15:22:27Z">
        <w:r>
          <w:rPr>
            <w:i w:val="false"/>
            <w:iCs w:val="false"/>
          </w:rPr>
          <w:t xml:space="preserve"> definite negative values</w:t>
        </w:r>
      </w:ins>
      <w:r>
        <w:rPr>
          <w:i w:val="false"/>
          <w:iCs w:val="false"/>
        </w:rPr>
        <w:t xml:space="preserve"> of the </w:t>
      </w:r>
      <w:r>
        <w:rPr/>
      </w:r>
      <m:oMath xmlns:m="http://schemas.openxmlformats.org/officeDocument/2006/math">
        <m:acc>
          <m:accPr>
            <m:chr m:val="^"/>
          </m:accPr>
          <m:e>
            <m:r>
              <w:rPr>
                <w:rFonts w:ascii="Cambria Math" w:hAnsi="Cambria Math"/>
              </w:rPr>
              <m:t xml:space="preserve">D</m:t>
            </m:r>
            <m:r>
              <w:rPr>
                <w:rFonts w:ascii="Cambria Math" w:hAnsi="Cambria Math"/>
              </w:rPr>
              <m:t xml:space="preserve">5</m:t>
            </m:r>
          </m:e>
        </m:acc>
      </m:oMath>
      <w:r>
        <w:rPr>
          <w:i w:val="false"/>
          <w:iCs w:val="false"/>
        </w:rPr>
        <w:noBreakHyphen/>
        <w:t>brane</w:t>
      </w:r>
      <w:ins w:id="344" w:author="Brandon Marquez Salazar" w:date="2026-09-18T15:21:58Z">
        <w:r>
          <w:rPr>
            <w:i w:val="false"/>
            <w:iCs w:val="false"/>
          </w:rPr>
          <w:t xml:space="preserve"> contribution are penalised </w:t>
        </w:r>
      </w:ins>
      <w:del w:id="345" w:author="Brandon Marquez Salazar" w:date="2026-09-18T15:22:16Z">
        <w:r>
          <w:rPr>
            <w:i w:val="false"/>
            <w:iCs w:val="false"/>
          </w:rPr>
          <w:delText xml:space="preserve"> coupling coefficient: </w:delText>
        </w:r>
      </w:del>
      <w:r>
        <w:rPr/>
      </w:r>
      <m:oMath xmlns:m="http://schemas.openxmlformats.org/officeDocument/2006/math">
        <m:sSub>
          <m:e>
            <m:r>
              <w:rPr>
                <w:rFonts w:ascii="Cambria Math" w:hAnsi="Cambria Math"/>
              </w:rPr>
              <m:t xml:space="preserve">π</m:t>
            </m:r>
          </m:e>
          <m:sub>
            <m:r>
              <w:rPr>
                <w:rFonts w:ascii="Cambria Math" w:hAnsi="Cambria Math"/>
              </w:rPr>
              <m:t xml:space="preserve">5</m:t>
            </m:r>
          </m:sub>
        </m:sSub>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e>
        </m:d>
        <m:r>
          <w:rPr>
            <w:rFonts w:ascii="Cambria Math" w:hAnsi="Cambria Math"/>
          </w:rPr>
          <m:t xml:space="preserve">−</m:t>
        </m:r>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oMath>
      <w:r>
        <w:rPr>
          <w:i w:val="false"/>
          <w:iCs w:val="false"/>
        </w:rPr>
        <w:t>.</w:t>
      </w:r>
      <w:commentRangeEnd w:id="47"/>
      <w:r>
        <w:commentReference w:id="47"/>
      </w:r>
      <w:r>
        <w:rPr>
          <w:i w:val="false"/>
          <w:iCs w:val="false"/>
        </w:rPr>
      </w:r>
    </w:p>
    <w:p>
      <w:pPr>
        <w:pStyle w:val="BodyText"/>
        <w:rPr>
          <w:del w:id="350" w:author="Brandon Marquez Salazar" w:date="2026-09-18T15:30:13Z"/>
        </w:rPr>
      </w:pPr>
      <w:commentRangeStart w:id="48"/>
      <w:r>
        <w:rPr/>
        <w:t>Based on the prior analysis, the optimisation benchmarks are guided by the following criteria, which define the desired architectural profile within the scalar potential landscape: </w:t>
      </w:r>
      <w:r>
        <w:rPr>
          <w:b/>
          <w:bCs/>
        </w:rPr>
        <w:t>s1) </w:t>
      </w:r>
      <w:r>
        <w:rPr/>
        <w:t>minimised near</w:t>
        <w:noBreakHyphen/>
        <w:t>to</w:t>
        <w:noBreakHyphen/>
        <w:t xml:space="preserve">0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t xml:space="preserve"> mean values, </w:t>
      </w:r>
      <w:r>
        <w:rPr>
          <w:b/>
          <w:bCs/>
        </w:rPr>
        <w:t>s2) </w:t>
      </w:r>
      <w:r>
        <w:rPr/>
        <w:t>controlled negative</w:t>
        <w:noBreakHyphen/>
        <w:t xml:space="preserve">bound skewness directed towards the vacuum origin, </w:t>
      </w:r>
      <w:r>
        <w:rPr>
          <w:b/>
          <w:bCs/>
        </w:rPr>
        <w:t>s3) </w:t>
      </w:r>
      <w:r>
        <w:rPr/>
        <w:t>suppressed positive</w:t>
        <w:noBreakHyphen/>
        <w:t>tail kurtosis profiles to eliminate high</w:t>
        <w:noBreakHyphen/>
        <w:t xml:space="preserve">energy anomalies, </w:t>
      </w:r>
      <w:r>
        <w:rPr>
          <w:b/>
          <w:bCs/>
        </w:rPr>
        <w:t>s4)</w:t>
      </w:r>
      <w:r>
        <w:rPr/>
        <w:t> suppressed negative</w:t>
        <w:noBreakHyphen/>
        <w:t xml:space="preserve">tail kurtosis profiles to stabilise local vacuum fluctuations, </w:t>
      </w:r>
      <w:r>
        <w:rPr>
          <w:b/>
          <w:bCs/>
        </w:rPr>
        <w:t>s5)</w:t>
      </w:r>
      <w:r>
        <w:rPr/>
        <w:t xml:space="preserve"> maximised overall stable configurations ratio, </w:t>
      </w:r>
      <w:r>
        <w:rPr>
          <w:b/>
          <w:bCs/>
        </w:rPr>
        <w:t>s6) </w:t>
      </w:r>
      <w:r>
        <w:rPr/>
        <w:t xml:space="preserve">maximised stable de Sitter (dS) vacua ratio, and </w:t>
      </w:r>
      <w:r>
        <w:rPr>
          <w:b/>
          <w:bCs/>
        </w:rPr>
        <w:t>s7) </w:t>
      </w:r>
      <w:r>
        <w:rPr/>
        <w:t>minimised fitness function convergence bounds.</w:t>
      </w:r>
      <w:ins w:id="346" w:author="Brandon Marquez Salazar" w:date="2026-09-18T15:29:24Z">
        <w:r>
          <w:rPr/>
          <w:t xml:space="preserve"> Criteria which will be evaluated by a Broda rank</w:t>
        </w:r>
      </w:ins>
      <w:ins w:id="347" w:author="Brandon Marquez Salazar" w:date="2026-09-18T15:30:28Z">
        <w:r>
          <w:rPr/>
          <w:t> </w:t>
        </w:r>
      </w:ins>
      <w:bookmarkStart w:id="32" w:name="ZOTERO_BREF_Bbw5ZNcSuB04_Copy_1"/>
      <w:ins w:id="348" w:author="Brandon Marquez Salazar" w:date="2026-09-18T15:30:28Z">
        <w:r>
          <w:rPr/>
          <w:t>[6]</w:t>
        </w:r>
      </w:ins>
      <w:bookmarkEnd w:id="32"/>
      <w:ins w:id="349" w:author="Brandon Marquez Salazar" w:date="2026-09-18T15:30:28Z">
        <w:r>
          <w:rPr/>
          <w:t>.</w:t>
        </w:r>
      </w:ins>
      <w:commentRangeEnd w:id="48"/>
      <w:r>
        <w:commentReference w:id="48"/>
      </w:r>
      <w:r>
        <w:rPr/>
      </w:r>
    </w:p>
    <w:p>
      <w:pPr>
        <w:pStyle w:val="BodyText"/>
        <w:rPr/>
      </w:pPr>
      <w:commentRangeStart w:id="49"/>
      <w:del w:id="351" w:author="Brandon Marquez Salazar" w:date="2026-09-18T15:29:02Z">
        <w:r>
          <w:rPr/>
          <w:delText xml:space="preserve">Since the evaluation spans multiple distinct objectives, and according to </w:delText>
        </w:r>
      </w:del>
      <w:del w:id="352" w:author="Brandon Marquez Salazar" w:date="2026-09-18T15:30:42Z">
        <w:r>
          <w:rPr/>
          <w:delText>Borda's voting theorems formalised by Saari</w:delText>
        </w:r>
      </w:del>
      <w:bookmarkStart w:id="33" w:name="ZOTERO_BREF_Bbw5ZNcSuB04_Copy_1_Copy_1"/>
      <w:del w:id="353" w:author="Brandon Marquez Salazar" w:date="2026-09-18T15:30:42Z">
        <w:r>
          <w:rPr/>
          <w:delText>[6]</w:delText>
        </w:r>
      </w:del>
      <w:bookmarkEnd w:id="33"/>
      <w:del w:id="354" w:author="Brandon Marquez Salazar" w:date="2026-09-18T15:29:41Z">
        <w:r>
          <w:rPr/>
          <w:delText>,</w:delText>
        </w:r>
      </w:del>
      <w:del w:id="355" w:author="Brandon Marquez Salazar" w:date="2026-09-18T15:30:46Z">
        <w:r>
          <w:rPr/>
          <w:delText xml:space="preserve"> a ranking</w:delText>
        </w:r>
      </w:del>
      <w:ins w:id="356" w:author="Brandon Marquez Salazar" w:date="2026-09-18T15:30:47Z">
        <w:r>
          <w:rPr/>
          <w:t>The ranking</w:t>
        </w:r>
      </w:ins>
      <w:r>
        <w:rPr/>
        <w:t xml:space="preserve"> </w:t>
      </w:r>
      <w:r>
        <w:rPr/>
      </w:r>
      <w:commentRangeEnd w:id="49"/>
      <w:r>
        <w:commentReference w:id="49"/>
      </w:r>
      <w:r>
        <w:rPr/>
        <w:t>was made following an evenly weighted positional score allocation for scale invariance</w:t>
      </w:r>
      <w:ins w:id="357" w:author="Brandon Marquez Salazar" w:date="2026-09-18T15:31:15Z">
        <w:r>
          <w:rPr/>
          <w:t xml:space="preserve">; </w:t>
        </w:r>
      </w:ins>
      <w:commentRangeStart w:id="50"/>
      <w:ins w:id="358" w:author="Brandon Marquez Salazar" w:date="2026-09-18T15:31:15Z">
        <w:r>
          <w:rPr/>
          <w:t xml:space="preserve">in other words, </w:t>
        </w:r>
      </w:ins>
      <w:del w:id="359" w:author="Brandon Marquez Salazar" w:date="2026-09-18T15:31:15Z">
        <w:r>
          <w:rPr/>
          <w:delText>. This implies that a</w:delText>
        </w:r>
      </w:del>
      <w:r>
        <w:rPr/>
      </w:r>
      <w:commentRangeEnd w:id="50"/>
      <w:r>
        <w:commentReference w:id="50"/>
      </w:r>
      <w:ins w:id="360" w:author="Brandon Marquez Salazar" w:date="2026-09-18T15:31:30Z">
        <w:r>
          <w:rPr/>
          <w:t>a</w:t>
        </w:r>
      </w:ins>
      <w:r>
        <w:rPr/>
        <w:t xml:space="preserve">ll metaheuristics </w:t>
      </w:r>
      <w:del w:id="361" w:author="Brandon Marquez Salazar" w:date="2026-09-18T15:31:33Z">
        <w:r>
          <w:rPr/>
          <w:delText>are</w:delText>
        </w:r>
      </w:del>
      <w:ins w:id="362" w:author="Brandon Marquez Salazar" w:date="2026-09-18T15:31:33Z">
        <w:r>
          <w:rPr/>
          <w:t>were</w:t>
        </w:r>
      </w:ins>
      <w:r>
        <w:rPr/>
        <w:t xml:space="preserve"> sorted across independent rankings⁠—⁠</w:t>
      </w:r>
      <w:commentRangeStart w:id="51"/>
      <w:ins w:id="363" w:author="Brandon Marquez Salazar" w:date="2026-09-18T15:32:41Z">
        <w:r>
          <w:rPr/>
          <w:t xml:space="preserve">for each </w:t>
        </w:r>
      </w:ins>
      <w:ins w:id="364" w:author="Brandon Marquez Salazar" w:date="2026-09-18T15:32:41Z">
        <w:r>
          <w:rPr/>
        </w:r>
      </w:ins>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th</m:t>
        </m:r>
      </m:oMath>
      <w:ins w:id="365" w:author="Brandon Marquez Salazar" w:date="2026-09-18T15:32:41Z">
        <w:r>
          <w:rPr/>
          <w:t xml:space="preserve"> </w:t>
        </w:r>
      </w:ins>
      <w:ins w:id="366" w:author="Brandon Marquez Salazar" w:date="2026-09-18T15:32:41Z">
        <w:r>
          <w:rPr>
            <w:rFonts w:eastAsia="SimSun" w:cs="Times New Roman"/>
            <w:color w:val="auto"/>
            <w:spacing w:val="-1"/>
            <w:kern w:val="0"/>
            <w:sz w:val="22"/>
            <w:szCs w:val="20"/>
            <w:lang w:val="en-GB" w:eastAsia="en-US" w:bidi="ar-SA"/>
          </w:rPr>
          <w:t>criterium</w:t>
        </w:r>
      </w:ins>
      <w:del w:id="367" w:author="Brandon Marquez Salazar" w:date="2026-09-18T15:32:54Z">
        <w:r>
          <w:rPr>
            <w:rFonts w:eastAsia="SimSun" w:cs="Times New Roman"/>
            <w:color w:val="auto"/>
            <w:spacing w:val="-1"/>
            <w:kern w:val="0"/>
            <w:sz w:val="22"/>
            <w:szCs w:val="20"/>
            <w:lang w:val="en-GB" w:eastAsia="en-US" w:bidi="ar-SA"/>
          </w:rPr>
          <w:delText>each corresponding to one of the seven</w:delText>
        </w:r>
      </w:del>
      <w:r>
        <w:rPr/>
        <w:t xml:space="preserve"> </w:t>
      </w:r>
      <w:del w:id="368" w:author="Brandon Marquez Salazar" w:date="2026-09-18T15:32:52Z">
        <w:r>
          <w:rPr/>
          <w:delText>criteria</w:delText>
        </w:r>
      </w:del>
      <w:r>
        <w:rPr/>
      </w:r>
      <w:del w:id="369" w:author="Brandon Marquez Salazar" w:date="2026-09-18T15:32:52Z">
        <w:commentRangeEnd w:id="51"/>
        <w:r>
          <w:commentReference w:id="51"/>
        </w:r>
      </w:del>
      <w:del w:id="370" w:author="Brandon Marquez Salazar" w:date="2026-09-18T15:32:52Z">
        <w:r>
          <w:rPr/>
          <w:delText>⁠</w:delText>
        </w:r>
      </w:del>
      <w:r>
        <w:rPr/>
        <w:t xml:space="preserve">—⁠where every configuration obtains a punctuation relative to its position. </w:t>
      </w:r>
      <w:del w:id="371" w:author="Brandon Marquez Salazar" w:date="2026-09-20T16:41:07Z">
        <w:r>
          <w:rPr/>
          <w:delText>This positioning yields</w:delText>
        </w:r>
      </w:del>
      <w:ins w:id="372" w:author="Brandon Marquez Salazar" w:date="2026-09-20T16:41:13Z">
        <w:r>
          <w:rPr/>
          <w:t>Punctuations follows a descendent numbering:</w:t>
        </w:r>
      </w:ins>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points for the top-performing model and 0 points for the lowest⁠—⁠for </w:t>
      </w:r>
      <w:r>
        <w:rPr/>
      </w:r>
      <m:oMath xmlns:m="http://schemas.openxmlformats.org/officeDocument/2006/math">
        <m:r>
          <w:rPr>
            <w:rFonts w:ascii="Cambria Math" w:hAnsi="Cambria Math"/>
          </w:rPr>
          <m:t xml:space="preserve">n</m:t>
        </m:r>
        <m:r>
          <w:rPr>
            <w:rFonts w:ascii="Cambria Math" w:hAnsi="Cambria Math"/>
          </w:rPr>
          <m:t xml:space="preserve">∈</m:t>
        </m:r>
        <m:r>
          <m:rPr>
            <m:lit/>
            <m:nor/>
          </m:rPr>
          <w:rPr>
            <w:rFonts w:ascii="Cambria Math" w:hAnsi="Cambria Math"/>
          </w:rPr>
          <m:t xml:space="preserve">ℕ</m:t>
        </m:r>
      </m:oMath>
      <w:r>
        <w:rPr/>
        <w:t xml:space="preserve"> being the total number of models ranked⁠—⁠, where the global consensus index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oMath>
      <w:r>
        <w:rPr/>
        <w:t xml:space="preserve"> for each architecture is then computed via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nary>
          <m:naryPr>
            <m:chr m:val="∑"/>
            <m:subHide m:val="1"/>
            <m:supHide m:val="1"/>
          </m:naryPr>
          <m:sub/>
          <m:sup/>
          <m:e>
            <m:sSub>
              <m:e>
                <m:r>
                  <w:rPr>
                    <w:rFonts w:ascii="Cambria Math" w:hAnsi="Cambria Math"/>
                  </w:rPr>
                  <m:t xml:space="preserve">P</m:t>
                </m:r>
              </m:e>
              <m:sub>
                <m:r>
                  <w:rPr>
                    <w:rFonts w:ascii="Cambria Math" w:hAnsi="Cambria Math"/>
                  </w:rPr>
                  <m:t xml:space="preserve">ij</m:t>
                </m:r>
              </m:sub>
            </m:sSub>
          </m:e>
        </m:nary>
      </m:oMath>
      <w:ins w:id="373" w:author="Brandon Marquez Salazar" w:date="2026-09-20T16:44:57Z">
        <w:r>
          <w:rPr/>
          <w:t xml:space="preserve">, </w:t>
        </w:r>
      </w:ins>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oMath>
      <w:ins w:id="374" w:author="Brandon Marquez Salazar" w:date="2026-09-20T16:47:37Z">
        <w:r>
          <w:rPr/>
          <w:t>.</w:t>
        </w:r>
      </w:ins>
      <w:del w:id="375" w:author="Brandon Marquez Salazar" w:date="2026-09-20T16:47:33Z">
        <w:r>
          <w:rPr/>
        </w:r>
      </w:del>
      <w:del w:id="376" w:author="Brandon Marquez Salazar" w:date="2026-09-20T16:47:33Z">
        <w:r>
          <w:rPr/>
          <w:delText>.</w:delText>
        </w:r>
      </w:del>
    </w:p>
    <w:p>
      <w:pPr>
        <w:pStyle w:val="Heading3"/>
        <w:ind w:hanging="0" w:left="0" w:right="0"/>
        <w:rPr/>
      </w:pPr>
      <w:del w:id="377" w:author="Brandon Marquez Salazar" w:date="2026-09-20T16:55:55Z">
        <w:r>
          <w:rPr/>
          <w:delText xml:space="preserve">3.1 </w:delText>
        </w:r>
      </w:del>
      <w:r>
        <w:rPr/>
        <w:t>Fitness function wall-clock test</w:t>
      </w:r>
    </w:p>
    <w:p>
      <w:pPr>
        <w:pStyle w:val="BodyText"/>
        <w:rPr>
          <w:ins w:id="382" w:author="Brandon Marquez Salazar" w:date="2026-09-20T16:49:42Z"/>
        </w:rPr>
      </w:pPr>
      <w:r>
        <w:rPr/>
        <w:t xml:space="preserve">The current pipeline is powered by </w:t>
      </w:r>
      <w:r>
        <w:rPr>
          <w:rFonts w:ascii="Courier New" w:hAnsi="Courier New"/>
        </w:rPr>
        <w:t>sympy</w:t>
      </w:r>
      <w:del w:id="378" w:author="Brandon Marquez Salazar" w:date="2026-09-20T16:48:34Z">
        <w:r>
          <w:rPr>
            <w:rFonts w:ascii="Courier New" w:hAnsi="Courier New"/>
          </w:rPr>
          <w:delText>}</w:delText>
        </w:r>
      </w:del>
      <w:r>
        <w:rPr/>
        <w:t xml:space="preserve">, </w:t>
      </w:r>
      <w:r>
        <w:rPr>
          <w:rFonts w:ascii="Courier New" w:hAnsi="Courier New"/>
        </w:rPr>
        <w:t>cupy</w:t>
      </w:r>
      <w:r>
        <w:rPr/>
        <w:t>/</w:t>
      </w:r>
      <w:r>
        <w:rPr>
          <w:rFonts w:ascii="Courier New" w:hAnsi="Courier New"/>
        </w:rPr>
        <w:t>numpy</w:t>
      </w:r>
      <w:r>
        <w:rPr/>
        <w:t xml:space="preserve">, and </w:t>
      </w:r>
      <w:r>
        <w:rPr>
          <w:rFonts w:ascii="Courier New" w:hAnsi="Courier New"/>
        </w:rPr>
        <w:t>mealpy</w:t>
      </w:r>
      <w:r>
        <w:rPr/>
        <w:t>.</w:t>
      </w:r>
      <w:del w:id="379" w:author="Brandon Marquez Salazar" w:date="2026-09-20T16:49:10Z">
        <w:r>
          <w:rPr/>
          <w:delText xml:space="preserve"> Specifically</w:delText>
        </w:r>
      </w:del>
      <w:ins w:id="380" w:author="Brandon Marquez Salazar" w:date="2026-09-20T16:49:03Z">
        <w:r>
          <w:rPr/>
          <w:t>/</w:t>
        </w:r>
      </w:ins>
      <w:del w:id="381" w:author="Brandon Marquez Salazar" w:date="2026-09-20T16:49:03Z">
        <w:r>
          <w:rPr/>
          <w:delText>,</w:delText>
        </w:r>
      </w:del>
      <w:r>
        <w:rPr/>
        <w:t xml:space="preserve"> </w:t>
      </w:r>
      <w:r>
        <w:rPr>
          <w:rFonts w:ascii="Courier New" w:hAnsi="Courier New"/>
        </w:rPr>
        <w:t>sympy</w:t>
      </w:r>
      <w:r>
        <w:rPr/>
        <w:t xml:space="preserve"> can handle and </w:t>
      </w:r>
      <w:r>
        <w:rPr>
          <w:rFonts w:ascii="Courier New" w:hAnsi="Courier New"/>
        </w:rPr>
        <w:t>lambdify</w:t>
      </w:r>
      <w:r>
        <w:rPr/>
        <w:t xml:space="preserve"> any symbolic approach; </w:t>
      </w:r>
      <w:r>
        <w:rPr>
          <w:rFonts w:ascii="Courier New" w:hAnsi="Courier New"/>
        </w:rPr>
        <w:t>mealpy</w:t>
      </w:r>
      <w:r>
        <w:rPr/>
        <w:t xml:space="preserve"> provides the largest collection of metaheuristics required for these benchmark researches, and </w:t>
      </w:r>
      <w:r>
        <w:rPr>
          <w:rFonts w:ascii="Courier New" w:hAnsi="Courier New"/>
        </w:rPr>
        <w:t>cupy</w:t>
      </w:r>
      <w:r>
        <w:rPr/>
        <w:t xml:space="preserve"> offers high-performance GPU acceleration support to evaluate the fitness function generated by </w:t>
      </w:r>
      <w:r>
        <w:rPr>
          <w:rFonts w:ascii="Courier New" w:hAnsi="Courier New"/>
        </w:rPr>
        <w:t>sympy</w:t>
      </w:r>
      <w:r>
        <w:rPr/>
        <w:t>. Evaluation of this potential is inherently expensive in computational terms.</w:t>
      </w:r>
    </w:p>
    <w:p>
      <w:pPr>
        <w:pStyle w:val="BodyText"/>
        <w:rPr/>
      </w:pPr>
      <w:commentRangeStart w:id="52"/>
      <w:del w:id="383" w:author="Brandon Marquez Salazar" w:date="2026-09-20T16:49:41Z">
        <w:r>
          <w:rPr/>
          <w:delText xml:space="preserve"> </w:delText>
        </w:r>
      </w:del>
      <w:r>
        <w:rPr/>
        <w:t xml:space="preserve">Since its complexity is assumed to be </w:t>
      </w:r>
      <w:r>
        <w:rPr/>
      </w:r>
      <m:oMath xmlns:m="http://schemas.openxmlformats.org/officeDocument/2006/math">
        <m:r>
          <m:rPr>
            <m:lit/>
            <m:nor/>
          </m:rPr>
          <w:rPr>
            <w:rFonts w:ascii="Cambria Math" w:hAnsi="Cambria Math"/>
          </w:rPr>
          <m:t xml:space="preserve">𝓞</m:t>
        </m:r>
        <m:d>
          <m:dPr>
            <m:begChr m:val="("/>
            <m:endChr m:val=")"/>
          </m:dPr>
          <m:e>
            <m:r>
              <w:rPr>
                <w:rFonts w:ascii="Cambria Math" w:hAnsi="Cambria Math"/>
              </w:rPr>
              <m:t xml:space="preserve">1</m:t>
            </m:r>
          </m:e>
        </m:d>
      </m:oMath>
      <w:r>
        <w:rPr/>
        <w:t xml:space="preserve"> </w:t>
      </w:r>
      <w:ins w:id="384" w:author="Brandon Marquez Salazar" w:date="2026-09-20T17:03:14Z">
        <w:r>
          <w:rPr>
            <w:rFonts w:eastAsia="SimSun" w:cs="Times New Roman"/>
            <w:rFonts w:ascii="Calibri" w:hAnsi="Calibri" w:eastAsia="SimSun" w:cs="Times New Roman"/>
            <w:color w:val="auto"/>
            <w:color w:val="auto"/>
            <w:spacing w:val="-1"/>
            <w:kern w:val="0"/>
            <w:sz w:val="22"/>
            <w:sz w:val="22"/>
            <w:szCs w:val="20"/>
            <w:lang w:val="en-GB" w:eastAsia="en-US" w:bidi="ar-SA"/>
            <w:lang w:val="en-GB" w:eastAsia="en-US" w:bidi="ar-SA"/>
            <w:rPrChange w:id="0" w:author="Brandon Marquez Salazar" w:date="2026-09-20T17:03:15Z">
              <w:rPr>
                <w:spacing w:val="-1"/>
                <w:kern w:val="0"/>
                <w:szCs w:val="20"/>
              </w:rPr>
            </w:rPrChange>
          </w:rPr>
          <w:t>—</w:t>
        </w:r>
      </w:ins>
      <w:r>
        <w:rPr/>
        <w:t>for this function lying on plain arithmetical operations</w:t>
      </w:r>
      <w:ins w:id="386" w:author="Brandon Marquez Salazar" w:date="2026-09-20T17:03:43Z">
        <w:r>
          <w:rPr/>
          <w:t xml:space="preserve"> </w:t>
        </w:r>
      </w:ins>
      <w:ins w:id="387" w:author="Brandon Marquez Salazar" w:date="2026-09-20T17:03:43Z">
        <w:r>
          <w:rPr/>
          <w:t>which shall not affect the computational complexity in other means but time</w:t>
        </w:r>
      </w:ins>
      <w:ins w:id="388" w:author="Brandon Marquez Salazar" w:date="2026-09-20T17:03:19Z">
        <w:r>
          <w:rPr>
            <w:rFonts w:eastAsia="SimSun" w:cs="Times New Roman"/>
            <w:color w:val="auto"/>
            <w:spacing w:val="-1"/>
            <w:kern w:val="0"/>
            <w:sz w:val="22"/>
            <w:szCs w:val="20"/>
            <w:lang w:val="en-GB" w:eastAsia="en-US" w:bidi="ar-SA"/>
            <w:rPrChange w:id="0" w:author="Brandon Marquez Salazar" w:date="2026-09-20T17:03:20Z"/>
          </w:rPr>
          <w:t>—</w:t>
        </w:r>
      </w:ins>
      <w:r>
        <w:rPr/>
        <w:t>, a wall</w:t>
        <w:noBreakHyphen/>
        <w:t xml:space="preserve">clock test was performed </w:t>
      </w:r>
      <w:del w:id="390" w:author="Brandon Marquez Salazar" w:date="2026-09-20T16:50:16Z">
        <w:r>
          <w:rPr/>
          <w:delText>in order to</w:delText>
        </w:r>
      </w:del>
      <w:ins w:id="391" w:author="Brandon Marquez Salazar" w:date="2026-09-20T16:50:19Z">
        <w:r>
          <w:rPr/>
          <w:t>to</w:t>
        </w:r>
      </w:ins>
      <w:r>
        <w:rPr/>
        <w:t xml:space="preserve"> measure time cost. The results of the wall-clock test are shown in </w:t>
      </w:r>
      <w:ins w:id="392" w:author="Brandon Marquez Salazar" w:date="2026-09-20T16:50:32Z">
        <w:r>
          <w:rPr/>
          <w:t>T</w:t>
        </w:r>
      </w:ins>
      <w:del w:id="393" w:author="Brandon Marquez Salazar" w:date="2026-09-20T16:50:32Z">
        <w:r>
          <w:rPr/>
          <w:delText>t</w:delText>
        </w:r>
      </w:del>
      <w:r>
        <w:rPr/>
        <w:t xml:space="preserve">able </w:t>
      </w:r>
      <w:r>
        <w:rPr/>
        <w:fldChar w:fldCharType="begin"/>
      </w:r>
      <w:r>
        <w:rPr/>
        <w:instrText xml:space="preserve"> REF Ref_Table0_number_only \h </w:instrText>
      </w:r>
      <w:r>
        <w:rPr/>
        <w:fldChar w:fldCharType="separate"/>
      </w:r>
      <w:r>
        <w:rPr/>
        <w:t>1</w:t>
      </w:r>
      <w:r>
        <w:rPr/>
        <w:fldChar w:fldCharType="end"/>
      </w:r>
      <w:r>
        <w:rPr/>
        <w:t>.</w:t>
      </w:r>
      <w:r>
        <w:rPr/>
      </w:r>
      <w:commentRangeEnd w:id="52"/>
      <w:r>
        <w:commentReference w:id="52"/>
      </w:r>
      <w:ins w:id="394" w:author="Brandon Marquez Salazar" w:date="2026-09-20T17:00:58Z">
        <w:r>
          <w:rPr/>
          <w:t xml:space="preserve"> </w:t>
        </w:r>
      </w:ins>
      <w:ins w:id="395" w:author="Brandon Marquez Salazar" w:date="2026-09-20T17:00:58Z">
        <w:r>
          <w:rPr/>
          <w:t xml:space="preserve">What the table shows: number of executions </w:t>
        </w:r>
      </w:ins>
      <w:ins w:id="396" w:author="Brandon Marquez Salazar" w:date="2026-09-20T17:00:58Z">
        <w:r>
          <w:rPr/>
        </w:r>
      </w:ins>
      <m:oMath xmlns:m="http://schemas.openxmlformats.org/officeDocument/2006/math">
        <m:r>
          <w:rPr>
            <w:rFonts w:ascii="Cambria Math" w:hAnsi="Cambria Math"/>
          </w:rPr>
          <m:t xml:space="preserve">N</m:t>
        </m:r>
      </m:oMath>
      <w:ins w:id="397" w:author="Brandon Marquez Salazar" w:date="2026-09-20T17:00:58Z">
        <w:r>
          <w:rPr/>
          <w:t xml:space="preserve">, time </w:t>
        </w:r>
      </w:ins>
      <w:ins w:id="398" w:author="Brandon Marquez Salazar" w:date="2026-09-20T17:00:58Z">
        <w:r>
          <w:rPr/>
        </w:r>
      </w:ins>
      <m:oMath xmlns:m="http://schemas.openxmlformats.org/officeDocument/2006/math">
        <m:r>
          <w:rPr>
            <w:rFonts w:ascii="Cambria Math" w:hAnsi="Cambria Math"/>
          </w:rPr>
          <m:t xml:space="preserve">t</m:t>
        </m:r>
      </m:oMath>
      <w:ins w:id="399" w:author="Brandon Marquez Salazar" w:date="2026-09-20T17:00:58Z">
        <w:r>
          <w:rPr/>
          <w:t xml:space="preserve">, average seconds per execution </w:t>
        </w:r>
      </w:ins>
      <w:ins w:id="400" w:author="Brandon Marquez Salazar" w:date="2026-09-20T17:00:58Z">
        <w:r>
          <w:rPr/>
        </w:r>
      </w:ins>
      <m:oMath xmlns:m="http://schemas.openxmlformats.org/officeDocument/2006/math">
        <m:acc>
          <m:accPr>
            <m:chr m:val="¯"/>
          </m:accPr>
          <m:e>
            <m:r>
              <w:rPr>
                <w:rFonts w:ascii="Cambria Math" w:hAnsi="Cambria Math"/>
              </w:rPr>
              <m:t xml:space="preserve">t</m:t>
            </m:r>
          </m:e>
        </m:acc>
      </m:oMath>
      <w:ins w:id="401" w:author="Brandon Marquez Salazar" w:date="2026-09-20T17:00:58Z">
        <w:r>
          <w:rPr/>
          <w:t xml:space="preserve">, and executions per second  </w:t>
        </w:r>
      </w:ins>
      <w:ins w:id="402" w:author="Brandon Marquez Salazar" w:date="2026-09-20T17:00:58Z">
        <w:r>
          <w:rPr/>
        </w:r>
      </w:ins>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ins w:id="403" w:author="Brandon Marquez Salazar" w:date="2026-09-20T17:04:17Z">
        <w:r>
          <w:rPr/>
          <w:t>.</w:t>
        </w:r>
      </w:ins>
    </w:p>
    <w:p>
      <w:pPr>
        <w:pStyle w:val="BodyText"/>
        <w:rPr/>
      </w:pPr>
      <w:r>
        <w:rPr/>
        <w:t xml:space="preserve">After this, two additional tests were executed, and a linear regression was performed to compare </w:t>
      </w:r>
      <w:r>
        <w:rPr/>
      </w:r>
      <m:oMath xmlns:m="http://schemas.openxmlformats.org/officeDocument/2006/math">
        <m:r>
          <w:rPr>
            <w:rFonts w:ascii="Cambria Math" w:hAnsi="Cambria Math"/>
          </w:rPr>
          <m:t xml:space="preserve">N</m:t>
        </m:r>
      </m:oMath>
      <w:r>
        <w:rPr/>
        <w:t xml:space="preserve"> against both </w:t>
      </w:r>
      <w:r>
        <w:rPr/>
      </w:r>
      <m:oMath xmlns:m="http://schemas.openxmlformats.org/officeDocument/2006/math">
        <m:r>
          <w:rPr>
            <w:rFonts w:ascii="Cambria Math" w:hAnsi="Cambria Math"/>
          </w:rPr>
          <m:t xml:space="preserve">t</m:t>
        </m:r>
      </m:oMath>
      <w:r>
        <w:rPr/>
        <w:t xml:space="preserve"> and</w:t>
      </w:r>
      <w:del w:id="404" w:author="Brandon Marquez Salazar" w:date="2026-09-20T17:02:47Z">
        <w:r>
          <w:rPr/>
          <w:delText xml:space="preserve"> </w:delText>
        </w:r>
      </w:del>
      <w:r>
        <w:rPr/>
        <w:t xml:space="preserve"> </w:t>
      </w:r>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r>
        <w:rPr/>
        <w:t xml:space="preserve"> across all three trials. The regressions </w:t>
      </w:r>
      <w:del w:id="405" w:author="Brandon Marquez Salazar" w:date="2026-09-20T17:04:23Z">
        <w:r>
          <w:rPr/>
          <w:delText>are</w:delText>
        </w:r>
      </w:del>
      <w:ins w:id="406" w:author="Brandon Marquez Salazar" w:date="2026-09-20T17:04:23Z">
        <w:r>
          <w:rPr/>
          <w:t>were</w:t>
        </w:r>
      </w:ins>
      <w:r>
        <w:rPr/>
        <w:t xml:space="preserve"> plotted on a semi-logarithmic scale to accommodate the order-of-magnitude scaling of the iterations. Presumably, as shown in figure</w:t>
      </w:r>
      <w:commentRangeStart w:id="53"/>
      <w:ins w:id="407" w:author="Brandon Marquez Salazar" w:date="2026-09-18T15:41:26Z">
        <w:r>
          <w:rPr/>
          <w:t> </w:t>
        </w:r>
      </w:ins>
      <w:ins w:id="408" w:author="Brandon Marquez Salazar" w:date="2026-09-18T15:41:26Z">
        <w:r>
          <w:rPr/>
          <w:fldChar w:fldCharType="begin"/>
        </w:r>
        <w:r>
          <w:rPr/>
          <w:instrText xml:space="preserve"> REF Ref_Figure0_number_only \h </w:instrText>
        </w:r>
        <w:r>
          <w:rPr/>
          <w:fldChar w:fldCharType="separate"/>
        </w:r>
        <w:r>
          <w:rPr/>
          <w:t>1</w:t>
        </w:r>
        <w:r>
          <w:rPr/>
          <w:fldChar w:fldCharType="end"/>
        </w:r>
      </w:ins>
      <w:del w:id="409" w:author="Brandon Marquez Salazar" w:date="2026-09-18T15:41:20Z">
        <w:r>
          <w:rPr/>
          <w:delText>~\ref{fig:linear_regressions_comparison}</w:delText>
        </w:r>
      </w:del>
      <w:r>
        <w:rPr/>
      </w:r>
      <w:commentRangeEnd w:id="53"/>
      <w:r>
        <w:commentReference w:id="53"/>
      </w:r>
      <w:r>
        <w:rPr/>
        <w:t xml:space="preserve">, the iteration throughput </w:t>
      </w:r>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r>
        <w:rPr/>
        <w:t xml:space="preserve"> decreases with the increment of </w:t>
      </w:r>
      <w:r>
        <w:rPr/>
      </w:r>
      <m:oMath xmlns:m="http://schemas.openxmlformats.org/officeDocument/2006/math">
        <m:r>
          <w:rPr>
            <w:rFonts w:ascii="Cambria Math" w:hAnsi="Cambria Math"/>
          </w:rPr>
          <m:t xml:space="preserve">N</m:t>
        </m:r>
      </m:oMath>
      <w:r>
        <w:rPr/>
        <w:t xml:space="preserve"> before stabilising between 420 and 850 iterations per second, </w:t>
      </w:r>
      <w:del w:id="410" w:author="Brandon Marquez Salazar" w:date="2026-09-20T16:59:07Z">
        <w:r>
          <w:rPr/>
          <w:delText>while</w:delText>
        </w:r>
      </w:del>
      <w:ins w:id="411" w:author="Brandon Marquez Salazar" w:date="2026-09-20T16:59:07Z">
        <w:r>
          <w:rPr/>
          <w:t>and</w:t>
        </w:r>
      </w:ins>
      <w:r>
        <w:rPr/>
        <w:t xml:space="preserve"> the total execution time </w:t>
      </w:r>
      <w:r>
        <w:rPr/>
      </w:r>
      <m:oMath xmlns:m="http://schemas.openxmlformats.org/officeDocument/2006/math">
        <m:r>
          <w:rPr>
            <w:rFonts w:ascii="Cambria Math" w:hAnsi="Cambria Math"/>
          </w:rPr>
          <m:t xml:space="preserve">t</m:t>
        </m:r>
      </m:oMath>
      <w:r>
        <w:rPr/>
        <w:t xml:space="preserve"> scales linearly. </w:t>
      </w:r>
      <w:commentRangeStart w:id="54"/>
      <w:del w:id="412" w:author="Brandon Marquez Salazar" w:date="2026-09-18T15:42:39Z">
        <w:r>
          <w:rPr/>
          <w:delText>This behaviour dictates the baseline temporal cost, which will have significant consequences on the final operational cost depending on how each algorithm is structured.</w:delText>
        </w:r>
      </w:del>
      <w:commentRangeEnd w:id="54"/>
      <w:r>
        <w:commentReference w:id="54"/>
      </w:r>
      <w:r>
        <w:rPr/>
      </w:r>
    </w:p>
    <w:p>
      <w:pPr>
        <w:pStyle w:val="Table"/>
        <w:keepNext w:val="true"/>
        <w:widowControl/>
        <w:suppressLineNumbers/>
        <w:suppressAutoHyphens w:val="true"/>
        <w:bidi w:val="0"/>
        <w:spacing w:lineRule="auto" w:line="259" w:before="120" w:after="120"/>
        <w:ind w:hanging="0" w:left="0" w:right="0"/>
        <w:jc w:val="both"/>
        <w:rPr>
          <w:lang w:val="en-GB" w:eastAsia="en-US" w:bidi="ar-SA"/>
        </w:rPr>
      </w:pPr>
      <w:r>
        <w:rPr>
          <w:lang w:val="en-GB" w:eastAsia="en-US" w:bidi="ar-SA"/>
        </w:rPr>
        <w:t xml:space="preserve">Table </w:t>
      </w:r>
      <w:bookmarkStart w:id="34" w:name="Ref_Table0_number_only"/>
      <w:r>
        <w:rPr>
          <w:lang w:val="en-GB" w:eastAsia="en-US" w:bidi="ar-SA"/>
        </w:rPr>
        <w:fldChar w:fldCharType="begin"/>
      </w:r>
      <w:r>
        <w:rPr>
          <w:lang w:val="en-GB" w:eastAsia="en-US" w:bidi="ar-SA"/>
        </w:rPr>
        <w:instrText xml:space="preserve"> SEQ Table \* ARABIC </w:instrText>
      </w:r>
      <w:r>
        <w:rPr>
          <w:lang w:val="en-GB" w:eastAsia="en-US" w:bidi="ar-SA"/>
        </w:rPr>
        <w:fldChar w:fldCharType="separate"/>
      </w:r>
      <w:r>
        <w:rPr>
          <w:lang w:val="en-GB" w:eastAsia="en-US" w:bidi="ar-SA"/>
        </w:rPr>
        <w:t>1</w:t>
      </w:r>
      <w:r>
        <w:rPr>
          <w:lang w:val="en-GB" w:eastAsia="en-US" w:bidi="ar-SA"/>
        </w:rPr>
        <w:fldChar w:fldCharType="end"/>
      </w:r>
      <w:bookmarkEnd w:id="34"/>
      <w:r>
        <w:rPr>
          <w:lang w:val="en-GB" w:eastAsia="en-US" w:bidi="ar-SA"/>
        </w:rPr>
        <w:t>: Results of wall-clock test for the fitness function.</w:t>
      </w:r>
    </w:p>
    <w:tbl>
      <w:tblPr>
        <w:tblW w:w="8831" w:type="dxa"/>
        <w:jc w:val="left"/>
        <w:tblInd w:w="0" w:type="dxa"/>
        <w:tblLayout w:type="fixed"/>
        <w:tblCellMar>
          <w:top w:w="0" w:type="dxa"/>
          <w:left w:w="0" w:type="dxa"/>
          <w:bottom w:w="0" w:type="dxa"/>
          <w:right w:w="0" w:type="dxa"/>
        </w:tblCellMar>
      </w:tblPr>
      <w:tblGrid>
        <w:gridCol w:w="543"/>
        <w:gridCol w:w="1261"/>
        <w:gridCol w:w="1467"/>
        <w:gridCol w:w="868"/>
        <w:gridCol w:w="280"/>
        <w:gridCol w:w="808"/>
        <w:gridCol w:w="1395"/>
        <w:gridCol w:w="1468"/>
        <w:gridCol w:w="741"/>
      </w:tblGrid>
      <w:tr>
        <w:trPr>
          <w:trHeight w:val="279" w:hRule="atLeast"/>
        </w:trPr>
        <w:tc>
          <w:tcPr>
            <w:tcW w:w="543"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N</m:t>
                </m:r>
              </m:oMath>
            </m:oMathPara>
          </w:p>
        </w:tc>
        <w:tc>
          <w:tcPr>
            <w:tcW w:w="1261"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t</m:t>
                </m:r>
              </m:oMath>
            </m:oMathPara>
          </w:p>
        </w:tc>
        <w:tc>
          <w:tcPr>
            <w:tcW w:w="1467"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 xmlns:m="http://schemas.openxmlformats.org/officeDocument/2006/math">
              <m:acc>
                <m:accPr>
                  <m:chr m:val="¯"/>
                </m:accPr>
                <m:e>
                  <m:r>
                    <w:rPr>
                      <w:rFonts w:ascii="Cambria Math" w:hAnsi="Cambria Math"/>
                    </w:rPr>
                    <m:t xml:space="preserve">t</m:t>
                  </m:r>
                </m:e>
              </m:acc>
            </m:oMath>
            <w:del w:id="413" w:author="Brandon Marquez Salazar" w:date="2026-09-20T17:00:05Z">
              <w:r>
                <w:rPr>
                  <w:b w:val="false"/>
                  <w:bCs w:val="false"/>
                  <w:i w:val="false"/>
                  <w:iCs w:val="false"/>
                  <w:strike w:val="false"/>
                  <w:dstrike w:val="false"/>
                  <w:outline w:val="false"/>
                  <w:shadow w:val="false"/>
                  <w:color w:val="000000"/>
                  <w:sz w:val="22"/>
                  <w:szCs w:val="22"/>
                  <w:u w:val="none"/>
                  <w:lang w:val="en-GB" w:eastAsia="en-US" w:bidi="ar-SA"/>
                </w:rPr>
                <w:delText xml:space="preserve"> </w:delText>
              </w:r>
            </w:del>
            <w:del w:id="414" w:author="Brandon Marquez Salazar" w:date="2026-09-20T17:00:05Z">
              <w:r>
                <w:rPr>
                  <w:b w:val="false"/>
                  <w:bCs w:val="false"/>
                  <w:i w:val="false"/>
                  <w:iCs w:val="false"/>
                  <w:strike w:val="false"/>
                  <w:dstrike w:val="false"/>
                  <w:outline w:val="false"/>
                  <w:shadow w:val="false"/>
                  <w:color w:val="000000"/>
                  <w:sz w:val="22"/>
                  <w:szCs w:val="22"/>
                  <w:u w:val="none"/>
                  <w:lang w:val="en-GB" w:eastAsia="en-US" w:bidi="ar-SA"/>
                </w:rPr>
                <w:delText>in seconds</w:delText>
              </w:r>
            </w:del>
          </w:p>
        </w:tc>
        <w:tc>
          <w:tcPr>
            <w:tcW w:w="86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m:oMathPara>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FFFFFF"/>
                <w:sz w:val="22"/>
                <w:szCs w:val="22"/>
                <w:u w:val="none"/>
                <w:lang w:val="en-GB" w:eastAsia="en-US" w:bidi="ar-SA"/>
              </w:rPr>
            </w:pPr>
            <w:r>
              <w:rPr>
                <w:b w:val="false"/>
                <w:bCs w:val="false"/>
                <w:i w:val="false"/>
                <w:iCs w:val="false"/>
                <w:strike w:val="false"/>
                <w:dstrike w:val="false"/>
                <w:outline w:val="false"/>
                <w:shadow w:val="false"/>
                <w:color w:val="FFFFFF"/>
                <w:sz w:val="22"/>
                <w:szCs w:val="22"/>
                <w:u w:val="none"/>
                <w:lang w:val="en-GB" w:eastAsia="en-US" w:bidi="ar-SA"/>
              </w:rPr>
              <w:t>&lt;&gt;</w:t>
            </w:r>
          </w:p>
        </w:tc>
        <w:tc>
          <w:tcPr>
            <w:tcW w:w="80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N</m:t>
                </m:r>
              </m:oMath>
            </m:oMathPara>
          </w:p>
        </w:tc>
        <w:tc>
          <w:tcPr>
            <w:tcW w:w="1395"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t</m:t>
                </m:r>
              </m:oMath>
            </m:oMathPara>
          </w:p>
        </w:tc>
        <w:tc>
          <w:tcPr>
            <w:tcW w:w="146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 xmlns:m="http://schemas.openxmlformats.org/officeDocument/2006/math">
              <m:acc>
                <m:accPr>
                  <m:chr m:val="¯"/>
                </m:accPr>
                <m:e>
                  <m:r>
                    <w:rPr>
                      <w:rFonts w:ascii="Cambria Math" w:hAnsi="Cambria Math"/>
                    </w:rPr>
                    <m:t xml:space="preserve">t</m:t>
                  </m:r>
                </m:e>
              </m:acc>
            </m:oMath>
            <w:del w:id="415" w:author="Brandon Marquez Salazar" w:date="2026-09-20T17:00:12Z">
              <w:r>
                <w:rPr>
                  <w:b w:val="false"/>
                  <w:bCs w:val="false"/>
                  <w:i w:val="false"/>
                  <w:iCs w:val="false"/>
                  <w:strike w:val="false"/>
                  <w:dstrike w:val="false"/>
                  <w:outline w:val="false"/>
                  <w:shadow w:val="false"/>
                  <w:color w:val="000000"/>
                  <w:sz w:val="22"/>
                  <w:szCs w:val="22"/>
                  <w:u w:val="none"/>
                  <w:lang w:val="en-GB" w:eastAsia="en-US" w:bidi="ar-SA"/>
                </w:rPr>
                <w:delText xml:space="preserve"> </w:delText>
              </w:r>
            </w:del>
            <w:del w:id="416" w:author="Brandon Marquez Salazar" w:date="2026-09-20T17:00:12Z">
              <w:r>
                <w:rPr>
                  <w:b w:val="false"/>
                  <w:bCs w:val="false"/>
                  <w:i w:val="false"/>
                  <w:iCs w:val="false"/>
                  <w:strike w:val="false"/>
                  <w:dstrike w:val="false"/>
                  <w:outline w:val="false"/>
                  <w:shadow w:val="false"/>
                  <w:color w:val="000000"/>
                  <w:sz w:val="22"/>
                  <w:szCs w:val="22"/>
                  <w:u w:val="none"/>
                  <w:lang w:val="en-GB" w:eastAsia="en-US" w:bidi="ar-SA"/>
                </w:rPr>
                <w:delText>in seconds</w:delText>
              </w:r>
            </w:del>
          </w:p>
        </w:tc>
        <w:tc>
          <w:tcPr>
            <w:tcW w:w="741"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m:oMathPara>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0.0012930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773.42</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0.3525780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0.0023550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849.25</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0.8269840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0.0034990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857.33</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0.0082160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851.98</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2.3604520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847.3</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0.0133640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1.214935e-03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823.09</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3.5257810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0.0114730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1.15E-03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871.58</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8.2698410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0.0240690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1.20E-03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830.93</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0.0352240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851.69</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23.6045190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847.3</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0.0821420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852.18</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35.2578080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0.1285840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1.168944e-03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855.47</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82.6984450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100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0.1172440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852.93</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110000</w:t>
            </w:r>
          </w:p>
        </w:tc>
        <w:tc>
          <w:tcPr>
            <w:tcW w:w="1395"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129.7835390</w:t>
            </w:r>
          </w:p>
        </w:tc>
        <w:tc>
          <w:tcPr>
            <w:tcW w:w="14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1.179850e-03</w:t>
            </w:r>
          </w:p>
        </w:tc>
        <w:tc>
          <w:tcPr>
            <w:tcW w:w="74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w:t>
            </w:r>
          </w:p>
        </w:tc>
        <w:tc>
          <w:tcPr>
            <w:tcW w:w="126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0.2352520</w:t>
            </w:r>
          </w:p>
        </w:tc>
        <w:tc>
          <w:tcPr>
            <w:tcW w:w="1467"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8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850.15</w:t>
            </w:r>
          </w:p>
        </w:tc>
        <w:tc>
          <w:tcPr>
            <w:tcW w:w="280" w:type="dxa"/>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1395"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14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74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r>
    </w:tbl>
    <w:p>
      <w:pPr>
        <w:pStyle w:val="Figure"/>
        <w:keepNext w:val="true"/>
        <w:ind w:hanging="0" w:left="0" w:right="0"/>
        <w:rPr>
          <w:lang w:val="en-GB" w:eastAsia="en-US" w:bidi="ar-SA"/>
        </w:rPr>
      </w:pPr>
      <w:r>
        <w:rPr>
          <w:lang w:val="en-GB" w:eastAsia="en-US" w:bidi="ar-SA"/>
        </w:rPr>
        <w:t xml:space="preserve">Figure </w:t>
      </w:r>
      <w:bookmarkStart w:id="35" w:name="Ref_Figure0_number_only"/>
      <w:r>
        <w:rPr>
          <w:lang w:val="en-GB" w:eastAsia="en-US" w:bidi="ar-SA"/>
        </w:rPr>
        <w:fldChar w:fldCharType="begin"/>
      </w:r>
      <w:r>
        <w:rPr>
          <w:lang w:val="en-GB" w:eastAsia="en-US" w:bidi="ar-SA"/>
        </w:rPr>
        <w:instrText xml:space="preserve"> SEQ Figure \* ARABIC </w:instrText>
      </w:r>
      <w:r>
        <w:rPr>
          <w:lang w:val="en-GB" w:eastAsia="en-US" w:bidi="ar-SA"/>
        </w:rPr>
        <w:fldChar w:fldCharType="separate"/>
      </w:r>
      <w:r>
        <w:rPr>
          <w:lang w:val="en-GB" w:eastAsia="en-US" w:bidi="ar-SA"/>
        </w:rPr>
        <w:t>1</w:t>
      </w:r>
      <w:r>
        <w:rPr>
          <w:lang w:val="en-GB" w:eastAsia="en-US" w:bidi="ar-SA"/>
        </w:rPr>
        <w:fldChar w:fldCharType="end"/>
      </w:r>
      <w:bookmarkEnd w:id="35"/>
      <w:r>
        <w:rPr>
          <w:lang w:val="en-GB" w:eastAsia="en-US" w:bidi="ar-SA"/>
        </w:rPr>
        <w:t>: Polynomial regressions across three test executions confirm the reproducibility of the computational overhead.</w:t>
      </w:r>
    </w:p>
    <w:tbl>
      <w:tblPr>
        <w:tblW w:w="8784" w:type="dxa"/>
        <w:jc w:val="left"/>
        <w:tblInd w:w="107" w:type="dxa"/>
        <w:tblLayout w:type="fixed"/>
        <w:tblCellMar>
          <w:top w:w="55" w:type="dxa"/>
          <w:left w:w="55" w:type="dxa"/>
          <w:bottom w:w="55" w:type="dxa"/>
          <w:right w:w="55" w:type="dxa"/>
        </w:tblCellMar>
      </w:tblPr>
      <w:tblGrid>
        <w:gridCol w:w="8784"/>
      </w:tblGrid>
      <w:tr>
        <w:trPr/>
        <w:tc>
          <w:tcPr>
            <w:tcW w:w="8784" w:type="dxa"/>
            <w:tcBorders/>
          </w:tcPr>
          <w:p>
            <w:pPr>
              <w:pStyle w:val="TableContents"/>
              <w:widowControl w:val="false"/>
              <w:suppressLineNumbers/>
              <w:suppressAutoHyphens w:val="true"/>
              <w:bidi w:val="0"/>
              <w:spacing w:lineRule="auto" w:line="259" w:before="0" w:after="0"/>
              <w:ind w:hanging="0" w:left="0" w:right="0"/>
              <w:jc w:val="both"/>
              <w:rPr>
                <w:lang w:val="en-GB" w:eastAsia="en-US" w:bidi="ar-SA"/>
              </w:rPr>
            </w:pPr>
            <w:r>
              <w:rPr/>
              <w:drawing>
                <wp:inline distT="0" distB="0" distL="0" distR="0">
                  <wp:extent cx="5578475" cy="23736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578475" cy="2373630"/>
                          </a:xfrm>
                          <a:prstGeom prst="rect">
                            <a:avLst/>
                          </a:prstGeom>
                          <a:noFill/>
                        </pic:spPr>
                      </pic:pic>
                    </a:graphicData>
                  </a:graphic>
                </wp:inline>
              </w:drawing>
            </w:r>
          </w:p>
        </w:tc>
      </w:tr>
    </w:tbl>
    <w:p>
      <w:pPr>
        <w:pStyle w:val="Heading3"/>
        <w:ind w:hanging="0" w:left="0" w:right="0"/>
        <w:rPr/>
        <w:pPrChange w:id="0" w:author="Brandon Marquez Salazar" w:date="2026-09-20T16:56:30Z">
          <w:pPr>
            <w:pStyle w:val="BodyText"/>
          </w:pPr>
        </w:pPrChange>
      </w:pPr>
      <w:r>
        <w:rPr/>
        <w:t>IWO and PSO implementation</w:t>
      </w:r>
    </w:p>
    <w:p>
      <w:pPr>
        <w:pStyle w:val="BodyText"/>
        <w:rPr/>
      </w:pPr>
      <w:r>
        <w:rPr/>
        <w:t>As no algorithm is proved to outperform in every possible problem</w:t>
      </w:r>
      <w:del w:id="417" w:author="Brandon Marquez Salazar" w:date="2026-09-20T17:12:34Z">
        <w:r>
          <w:rPr/>
          <w:delText xml:space="preserve"> </w:delText>
        </w:r>
      </w:del>
      <w:ins w:id="418" w:author="Brandon Marquez Salazar" w:date="2026-09-20T17:12:35Z">
        <w:r>
          <w:rPr/>
          <w:t> </w:t>
        </w:r>
      </w:ins>
      <w:bookmarkStart w:id="36" w:name="ZOTERO_BREF_R6fWNkEahfyZ"/>
      <w:r>
        <w:rPr/>
        <w:t>[13]</w:t>
      </w:r>
      <w:bookmarkEnd w:id="36"/>
      <w:r>
        <w:rPr/>
        <w:t>⁠—</w:t>
      </w:r>
      <w:commentRangeStart w:id="55"/>
      <w:ins w:id="419" w:author="Brandon Marquez Salazar" w:date="2026-09-20T17:13:38Z">
        <w:r>
          <w:rPr/>
          <w:t>here</w:t>
        </w:r>
      </w:ins>
      <w:ins w:id="420" w:author="Brandon Marquez Salazar" w:date="2026-09-20T17:13:38Z">
        <w:r>
          <w:rPr/>
        </w:r>
      </w:ins>
      <w:commentRangeEnd w:id="55"/>
      <w:r>
        <w:commentReference w:id="55"/>
      </w:r>
      <w:ins w:id="421" w:author="Brandon Marquez Salazar" w:date="2026-09-20T17:13:38Z">
        <w:r>
          <w:rPr/>
          <w:t xml:space="preserve">, </w:t>
        </w:r>
      </w:ins>
      <w:r>
        <w:rPr/>
        <w:t xml:space="preserve">⁠it is assumed that this problem corresponds to a new class where it is needed to perform a search from scratch. Combinations selected to perform this benchmark </w:t>
      </w:r>
      <w:ins w:id="422" w:author="Brandon Marquez Salazar" w:date="2026-09-20T17:13:22Z">
        <w:r>
          <w:rPr/>
          <w:t xml:space="preserve">are </w:t>
        </w:r>
      </w:ins>
      <w:r>
        <w:rPr/>
        <w:t>shown in table</w:t>
      </w:r>
      <w:del w:id="423" w:author="Brandon Marquez Salazar" w:date="2026-09-20T17:12:47Z">
        <w:r>
          <w:rPr/>
          <w:delText xml:space="preserve"> </w:delText>
        </w:r>
      </w:del>
      <w:ins w:id="424" w:author="Brandon Marquez Salazar" w:date="2026-09-20T17:12:48Z">
        <w:r>
          <w:rPr/>
          <w:t> </w:t>
        </w:r>
      </w:ins>
      <w:r>
        <w:rPr/>
        <w:fldChar w:fldCharType="begin"/>
      </w:r>
      <w:r>
        <w:rPr/>
        <w:instrText xml:space="preserve"> REF Ref_Table1_number_only \h </w:instrText>
      </w:r>
      <w:r>
        <w:rPr/>
        <w:fldChar w:fldCharType="separate"/>
      </w:r>
      <w:r>
        <w:rPr/>
        <w:t>2</w:t>
      </w:r>
      <w:r>
        <w:rPr/>
        <w:fldChar w:fldCharType="end"/>
      </w:r>
      <w:r>
        <w:rPr/>
        <w:t>.</w:t>
      </w:r>
    </w:p>
    <w:p>
      <w:pPr>
        <w:pStyle w:val="Table"/>
        <w:keepNext w:val="true"/>
        <w:rPr/>
      </w:pPr>
      <w:r>
        <w:rPr/>
        <w:t xml:space="preserve">Table </w:t>
      </w:r>
      <w:bookmarkStart w:id="37" w:name="Ref_Table1_number_only"/>
      <w:r>
        <w:rPr/>
        <w:fldChar w:fldCharType="begin"/>
      </w:r>
      <w:r>
        <w:rPr/>
        <w:instrText xml:space="preserve"> SEQ Table \* ARABIC </w:instrText>
      </w:r>
      <w:r>
        <w:rPr/>
        <w:fldChar w:fldCharType="separate"/>
      </w:r>
      <w:r>
        <w:rPr/>
        <w:t>2</w:t>
      </w:r>
      <w:r>
        <w:rPr/>
        <w:fldChar w:fldCharType="end"/>
      </w:r>
      <w:bookmarkEnd w:id="37"/>
      <w:r>
        <w:rPr/>
        <w:t>: Grid configurations for IWO and PSO, each configuration corresponds to a model.</w:t>
      </w:r>
    </w:p>
    <w:tbl>
      <w:tblPr>
        <w:tblW w:w="8837" w:type="dxa"/>
        <w:jc w:val="left"/>
        <w:tblInd w:w="0" w:type="dxa"/>
        <w:tblLayout w:type="fixed"/>
        <w:tblCellMar>
          <w:top w:w="0" w:type="dxa"/>
          <w:left w:w="0" w:type="dxa"/>
          <w:bottom w:w="0" w:type="dxa"/>
          <w:right w:w="0" w:type="dxa"/>
        </w:tblCellMar>
      </w:tblPr>
      <w:tblGrid>
        <w:gridCol w:w="592"/>
        <w:gridCol w:w="532"/>
        <w:gridCol w:w="806"/>
        <w:gridCol w:w="749"/>
        <w:gridCol w:w="854"/>
        <w:gridCol w:w="820"/>
        <w:gridCol w:w="470"/>
        <w:gridCol w:w="516"/>
        <w:gridCol w:w="390"/>
        <w:gridCol w:w="562"/>
        <w:gridCol w:w="479"/>
        <w:gridCol w:w="387"/>
        <w:gridCol w:w="388"/>
        <w:gridCol w:w="536"/>
        <w:gridCol w:w="756"/>
      </w:tblGrid>
      <w:tr>
        <w:trPr/>
        <w:tc>
          <w:tcPr>
            <w:tcW w:w="592"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Name</w:t>
            </w:r>
          </w:p>
        </w:tc>
        <w:tc>
          <w:tcPr>
            <w:tcW w:w="532"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epoch</w:t>
            </w:r>
          </w:p>
        </w:tc>
        <w:tc>
          <w:tcPr>
            <w:tcW w:w="806"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exponent</w:t>
            </w:r>
          </w:p>
        </w:tc>
        <w:tc>
          <w:tcPr>
            <w:tcW w:w="749"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pop_size</w:t>
            </w:r>
          </w:p>
        </w:tc>
        <w:tc>
          <w:tcPr>
            <w:tcW w:w="854"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seed_max</w:t>
            </w:r>
          </w:p>
        </w:tc>
        <w:tc>
          <w:tcPr>
            <w:tcW w:w="820"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seed_min</w:t>
            </w:r>
          </w:p>
        </w:tc>
        <w:tc>
          <w:tcPr>
            <w:tcW w:w="470"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end</m:t>
                    </m:r>
                  </m:sub>
                </m:sSub>
              </m:oMath>
            </m:oMathPara>
          </w:p>
        </w:tc>
        <w:tc>
          <w:tcPr>
            <w:tcW w:w="516"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start</m:t>
                    </m:r>
                  </m:sub>
                </m:sSub>
              </m:oMath>
            </m:oMathPara>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FFFFFF"/>
                <w:sz w:val="14"/>
                <w:szCs w:val="14"/>
                <w:u w:val="none"/>
              </w:rPr>
            </w:pPr>
            <w:r>
              <w:rPr>
                <w:b w:val="false"/>
                <w:bCs w:val="false"/>
                <w:i w:val="false"/>
                <w:iCs w:val="false"/>
                <w:strike w:val="false"/>
                <w:dstrike w:val="false"/>
                <w:outline w:val="false"/>
                <w:shadow w:val="false"/>
                <w:color w:val="FFFFFF"/>
                <w:sz w:val="14"/>
                <w:szCs w:val="14"/>
                <w:u w:val="none"/>
              </w:rPr>
              <w:t>&lt;&gt;</w:t>
            </w:r>
          </w:p>
        </w:tc>
        <w:tc>
          <w:tcPr>
            <w:tcW w:w="562"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Name</w:t>
            </w:r>
          </w:p>
        </w:tc>
        <w:tc>
          <w:tcPr>
            <w:tcW w:w="479"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r>
                  <w:rPr>
                    <w:rFonts w:ascii="Cambria Math" w:hAnsi="Cambria Math"/>
                  </w:rPr>
                  <m:t xml:space="preserve">α</m:t>
                </m:r>
              </m:oMath>
            </m:oMathPara>
          </w:p>
        </w:tc>
        <w:tc>
          <w:tcPr>
            <w:tcW w:w="387"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1</m:t>
                    </m:r>
                  </m:sub>
                </m:sSub>
              </m:oMath>
            </m:oMathPara>
          </w:p>
        </w:tc>
        <w:tc>
          <w:tcPr>
            <w:tcW w:w="388"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2</m:t>
                    </m:r>
                  </m:sub>
                </m:sSub>
              </m:oMath>
            </m:oMathPara>
          </w:p>
        </w:tc>
        <w:tc>
          <w:tcPr>
            <w:tcW w:w="536"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epoch</w:t>
            </w:r>
          </w:p>
        </w:tc>
        <w:tc>
          <w:tcPr>
            <w:tcW w:w="756"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pop_size</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IWO0</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PSO0</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IWO2</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PSO2</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IWO3</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PSO3</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IWO4</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PSO4</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IWO5</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PSO5</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IWO6</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PSO6</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IWO7</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PSO7</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IWO8</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PSO8</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IWO9</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PSO9</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IWO10</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PSO10</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IWO11</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PSO11</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IWO12</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PSO12</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IWO13</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PSO13</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IWO14</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PSO14</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IWO15</w:t>
            </w:r>
          </w:p>
        </w:tc>
        <w:tc>
          <w:tcPr>
            <w:tcW w:w="532"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PSO15</w:t>
            </w:r>
          </w:p>
        </w:tc>
        <w:tc>
          <w:tcPr>
            <w:tcW w:w="479"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388"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bl>
    <w:p>
      <w:pPr>
        <w:pStyle w:val="BodyText"/>
        <w:rPr/>
      </w:pPr>
      <w:del w:id="425" w:author="Brandon Marquez Salazar" w:date="2026-09-20T17:15:15Z">
        <w:r>
          <w:rPr/>
          <w:delText>The</w:delText>
        </w:r>
      </w:del>
      <w:ins w:id="426" w:author="Brandon Marquez Salazar" w:date="2026-09-20T17:15:15Z">
        <w:r>
          <w:rPr/>
          <w:t>Another assumption taken is that due to its high sensibility to decimal changes</w:t>
        </w:r>
      </w:ins>
      <w:ins w:id="427" w:author="Brandon Marquez Salazar" w:date="2026-09-20T17:15:15Z">
        <w:r>
          <w:rPr>
            <w:rFonts w:eastAsia="SimSun" w:cs="Times New Roman"/>
            <w:color w:val="auto"/>
            <w:spacing w:val="-1"/>
            <w:kern w:val="0"/>
            <w:sz w:val="22"/>
            <w:szCs w:val="20"/>
            <w:lang w:val="en-GB" w:eastAsia="en-US" w:bidi="ar-SA"/>
          </w:rPr>
          <w:t>–</w:t>
        </w:r>
      </w:ins>
      <w:ins w:id="428" w:author="Brandon Marquez Salazar" w:date="2026-09-20T17:15:15Z">
        <w:r>
          <w:rPr>
            <w:rFonts w:eastAsia="SimSun" w:cs="Times New Roman"/>
            <w:color w:val="auto"/>
            <w:spacing w:val="-1"/>
            <w:kern w:val="0"/>
            <w:sz w:val="22"/>
            <w:szCs w:val="20"/>
            <w:lang w:val="en-GB" w:eastAsia="en-US" w:bidi="ar-SA"/>
          </w:rPr>
          <w:t>i</w:t>
        </w:r>
      </w:ins>
      <w:ins w:id="429" w:author="Brandon Marquez Salazar" w:date="2026-09-20T17:15:15Z">
        <w:r>
          <w:rPr>
            <w:rFonts w:eastAsia="SimSun" w:cs="Times New Roman"/>
            <w:color w:val="auto"/>
            <w:spacing w:val="-1"/>
            <w:kern w:val="0"/>
            <w:sz w:val="22"/>
            <w:szCs w:val="20"/>
            <w:lang w:val="en-GB" w:eastAsia="en-US" w:bidi="ar-SA"/>
          </w:rPr>
          <w:t xml:space="preserve">n </w:t>
        </w:r>
      </w:ins>
      <w:ins w:id="430" w:author="Brandon Marquez Salazar" w:date="2026-09-20T17:15:15Z">
        <w:r>
          <w:rPr>
            <w:rFonts w:eastAsia="SimSun" w:cs="Times New Roman"/>
            <w:color w:val="auto"/>
            <w:spacing w:val="-1"/>
            <w:kern w:val="0"/>
            <w:sz w:val="22"/>
            <w:szCs w:val="20"/>
            <w:lang w:val="en-GB" w:eastAsia="en-US" w:bidi="ar-SA"/>
          </w:rPr>
          <w:t>t</w:t>
        </w:r>
      </w:ins>
      <w:ins w:id="431" w:author="Brandon Marquez Salazar" w:date="2026-09-20T17:15:15Z">
        <w:r>
          <w:rPr>
            <w:rFonts w:eastAsia="SimSun" w:cs="Times New Roman"/>
            <w:color w:val="auto"/>
            <w:spacing w:val="-1"/>
            <w:kern w:val="0"/>
            <w:sz w:val="22"/>
            <w:szCs w:val="20"/>
            <w:lang w:val="en-GB" w:eastAsia="en-US" w:bidi="ar-SA"/>
          </w:rPr>
          <w:t>h</w:t>
        </w:r>
      </w:ins>
      <w:ins w:id="432" w:author="Brandon Marquez Salazar" w:date="2026-09-20T17:15:15Z">
        <w:r>
          <w:rPr>
            <w:rFonts w:eastAsia="SimSun" w:cs="Times New Roman"/>
            <w:color w:val="auto"/>
            <w:spacing w:val="-1"/>
            <w:kern w:val="0"/>
            <w:sz w:val="22"/>
            <w:szCs w:val="20"/>
            <w:lang w:val="en-GB" w:eastAsia="en-US" w:bidi="ar-SA"/>
          </w:rPr>
          <w:t xml:space="preserve">e order of </w:t>
        </w:r>
      </w:ins>
      <w:ins w:id="433" w:author="Brandon Marquez Salazar" w:date="2026-09-20T17:15:15Z">
        <w:r>
          <w:rPr>
            <w:rFonts w:eastAsia="SimSun" w:cs="Times New Roman"/>
            <w:color w:val="auto"/>
            <w:spacing w:val="-1"/>
            <w:kern w:val="0"/>
            <w:sz w:val="22"/>
            <w:szCs w:val="20"/>
            <w:lang w:val="en-GB" w:eastAsia="en-US" w:bidi="ar-SA"/>
          </w:rPr>
        </w:r>
      </w:ins>
      <m:oMath xmlns:m="http://schemas.openxmlformats.org/officeDocument/2006/math">
        <m:r>
          <w:rPr>
            <w:rFonts w:ascii="Cambria Math" w:hAnsi="Cambria Math"/>
          </w:rPr>
          <m:t xml:space="preserve">1e16</m:t>
        </m:r>
      </m:oMath>
      <w:ins w:id="434" w:author="Brandon Marquez Salazar" w:date="2026-09-20T17:15:15Z">
        <w:r>
          <w:rPr>
            <w:rFonts w:eastAsia="SimSun" w:cs="Times New Roman"/>
            <w:color w:val="auto"/>
            <w:spacing w:val="-1"/>
            <w:kern w:val="0"/>
            <w:sz w:val="22"/>
            <w:szCs w:val="20"/>
            <w:lang w:val="en-GB" w:eastAsia="en-US" w:bidi="ar-SA"/>
          </w:rPr>
          <w:t xml:space="preserve"> or less</w:t>
        </w:r>
      </w:ins>
      <w:ins w:id="435" w:author="Brandon Marquez Salazar" w:date="2026-09-20T17:15:15Z">
        <w:r>
          <w:rPr/>
          <w:t>,</w:t>
        </w:r>
      </w:ins>
      <w:del w:id="436" w:author="Brandon Marquez Salazar" w:date="2026-09-20T17:16:01Z">
        <w:r>
          <w:rPr/>
          <w:delText xml:space="preserve"> non-linearity of</w:delText>
        </w:r>
      </w:del>
      <w:r>
        <w:rPr/>
        <w:t xml:space="preserve"> the Type IIB scalar potential necessitates a high-granularity hyperparameter search. Combinatorial analysis yields 1 000 configurations for AIW</w:t>
        <w:noBreakHyphen/>
        <w:t>PSO and 189 000 for Original</w:t>
        <w:noBreakHyphen/>
        <w:t xml:space="preserve">IWO families. </w:t>
      </w:r>
      <w:commentRangeStart w:id="56"/>
      <w:ins w:id="437" w:author="Brandon Marquez Salazar" w:date="2026-09-20T17:19:20Z">
        <w:r>
          <w:rPr/>
          <w:t>This amount led the search to take only</w:t>
        </w:r>
      </w:ins>
      <w:del w:id="438" w:author="Brandon Marquez Salazar" w:date="2026-09-20T17:19:30Z">
        <w:r>
          <w:rPr/>
          <w:delText>To ensure computational tractability,</w:delText>
        </w:r>
      </w:del>
      <w:r>
        <w:rPr/>
      </w:r>
      <w:commentRangeEnd w:id="56"/>
      <w:r>
        <w:commentReference w:id="56"/>
      </w:r>
      <w:r>
        <w:rPr/>
        <w:t xml:space="preserve"> the first 16 configurations from each </w:t>
      </w:r>
      <w:ins w:id="439" w:author="Brandon Marquez Salazar" w:date="2026-09-20T17:19:47Z">
        <w:r>
          <w:rPr/>
          <w:t>optimiser group</w:t>
        </w:r>
      </w:ins>
      <w:ins w:id="440" w:author="Brandon Marquez Salazar" w:date="2026-09-20T17:21:39Z">
        <w:r>
          <w:rPr/>
          <w:t xml:space="preserve"> </w:t>
        </w:r>
      </w:ins>
      <w:del w:id="441" w:author="Brandon Marquez Salazar" w:date="2026-09-20T17:20:09Z">
        <w:r>
          <w:rPr/>
          <w:delText>index were extracted⁠—</w:delText>
        </w:r>
      </w:del>
      <w:del w:id="442" w:author="Brandon Marquez Salazar" w:date="2026-09-20T17:21:50Z">
        <w:r>
          <w:rPr/>
          <w:delText xml:space="preserve">⁠totalling 32 models </w:delText>
        </w:r>
      </w:del>
      <w:ins w:id="443" w:author="Brandon Marquez Salazar" w:date="2026-09-20T17:21:06Z">
        <w:r>
          <w:rPr/>
          <w:t>(T</w:t>
        </w:r>
      </w:ins>
      <w:del w:id="444" w:author="Brandon Marquez Salazar" w:date="2026-09-20T17:21:05Z">
        <w:r>
          <w:rPr/>
          <w:delText>(t</w:delText>
        </w:r>
      </w:del>
      <w:r>
        <w:rPr/>
        <w:t xml:space="preserve">able </w:t>
      </w:r>
      <w:r>
        <w:rPr/>
        <w:fldChar w:fldCharType="begin"/>
      </w:r>
      <w:r>
        <w:rPr/>
        <w:instrText xml:space="preserve"> REF Ref_Table1_number_only \h </w:instrText>
      </w:r>
      <w:r>
        <w:rPr/>
        <w:fldChar w:fldCharType="separate"/>
      </w:r>
      <w:r>
        <w:rPr/>
        <w:t>2</w:t>
      </w:r>
      <w:r>
        <w:rPr/>
        <w:fldChar w:fldCharType="end"/>
      </w:r>
      <w:r>
        <w:rPr/>
        <w:t>)⁠</w:t>
      </w:r>
      <w:ins w:id="445" w:author="Brandon Marquez Salazar" w:date="2026-09-20T17:20:28Z">
        <w:r>
          <w:rPr/>
          <w:t>.</w:t>
        </w:r>
      </w:ins>
      <w:ins w:id="446" w:author="Brandon Marquez Salazar" w:date="2026-09-20T17:47:13Z">
        <w:r>
          <w:rPr/>
          <w:t xml:space="preserve"> </w:t>
        </w:r>
      </w:ins>
      <w:ins w:id="447" w:author="Brandon Marquez Salazar" w:date="2026-09-20T17:47:13Z">
        <w:r>
          <w:rPr/>
          <w:t>Other imitations which led to the first ones are discussed later.</w:t>
        </w:r>
      </w:ins>
      <w:del w:id="448" w:author="Brandon Marquez Salazar" w:date="2026-09-20T17:20:19Z">
        <w:r>
          <w:rPr/>
          <w:delText xml:space="preserve">—⁠and executed using GPU acceleration via </w:delText>
        </w:r>
      </w:del>
      <w:del w:id="449" w:author="Brandon Marquez Salazar" w:date="2026-09-20T17:20:19Z">
        <w:r>
          <w:rPr>
            <w:rFonts w:ascii="Courier New" w:hAnsi="Courier New"/>
          </w:rPr>
          <w:delText>CuPy</w:delText>
        </w:r>
      </w:del>
      <w:del w:id="450" w:author="Brandon Marquez Salazar" w:date="2026-09-20T17:20:19Z">
        <w:r>
          <w:rPr/>
          <w:delText xml:space="preserve"> to mitigate multi-modal overhead.</w:delText>
        </w:r>
      </w:del>
    </w:p>
    <w:p>
      <w:pPr>
        <w:pStyle w:val="BodyText"/>
        <w:rPr/>
      </w:pPr>
      <w:r>
        <w:rPr/>
        <w:t xml:space="preserve">Nevertheless, the internal architecture of the </w:t>
      </w:r>
      <w:r>
        <w:rPr>
          <w:rFonts w:ascii="Courier New" w:hAnsi="Courier New"/>
        </w:rPr>
        <w:t xml:space="preserve">mealpy </w:t>
      </w:r>
      <w:r>
        <w:rPr/>
        <w:t xml:space="preserve">framework is not natively designed to operate with </w:t>
      </w:r>
      <w:r>
        <w:rPr>
          <w:rFonts w:ascii="Courier New" w:hAnsi="Courier New"/>
        </w:rPr>
        <w:t xml:space="preserve">CuPy </w:t>
      </w:r>
      <w:r>
        <w:rPr/>
        <w:t xml:space="preserve">data structures. </w:t>
      </w:r>
      <w:commentRangeStart w:id="57"/>
      <w:ins w:id="451" w:author="Brandon Marquez Salazar" w:date="2026-09-20T17:25:49Z">
        <w:r>
          <w:rPr/>
          <w:t>In consequence of such limitation, penalisation functions ran over GPU in batch, later the sum returned to CPU where the algorithm operators were performed.</w:t>
        </w:r>
      </w:ins>
      <w:del w:id="452" w:author="Brandon Marquez Salazar" w:date="2026-09-20T17:25:24Z">
        <w:r>
          <w:rPr/>
          <w:delText>Consequently, hardware acceleration was strictly confined to the execution of the symbolic penalisation and fitness functions on the GPU under an individual, element-wise evaluation scheme, whereas the core metaheuristic operators were executed sequentially on the CPU.</w:delText>
        </w:r>
      </w:del>
      <w:ins w:id="453" w:author="Brandon Marquez Salazar" w:date="2026-09-20T17:27:23Z">
        <w:r>
          <w:rPr/>
          <w:t xml:space="preserve"> </w:t>
        </w:r>
      </w:ins>
      <w:ins w:id="454" w:author="Brandon Marquez Salazar" w:date="2026-09-20T17:27:23Z">
        <w:r>
          <w:rPr/>
          <w:t>Against any fear for bottleneck due to CPU↔GPU exchange (PCIe transfer latency</w:t>
        </w:r>
      </w:ins>
      <w:ins w:id="455" w:author="Brandon Marquez Salazar" w:date="2026-09-20T17:27:23Z">
        <w:r>
          <w:rPr>
            <w:rFonts w:eastAsia="SimSun" w:cs="Times New Roman"/>
            <w:color w:val="auto"/>
            <w:spacing w:val="-1"/>
            <w:kern w:val="0"/>
            <w:sz w:val="22"/>
            <w:szCs w:val="20"/>
            <w:lang w:val="en-GB" w:eastAsia="en-US" w:bidi="ar-SA"/>
          </w:rPr>
          <w:t>)</w:t>
        </w:r>
      </w:ins>
      <w:ins w:id="456" w:author="Brandon Marquez Salazar" w:date="2026-09-20T17:27:23Z">
        <w:r>
          <w:rPr/>
          <w:t xml:space="preserve">, this performed far smarter than without it (from days to hours per optimiser for </w:t>
        </w:r>
      </w:ins>
      <w:ins w:id="457" w:author="Brandon Marquez Salazar" w:date="2026-09-20T17:27:23Z">
        <w:r>
          <w:rPr>
            <w:i/>
            <w:iCs/>
          </w:rPr>
          <w:t>cheaper</w:t>
        </w:r>
      </w:ins>
      <w:ins w:id="458" w:author="Brandon Marquez Salazar" w:date="2026-09-20T17:27:23Z">
        <w:r>
          <w:rPr/>
          <w:t xml:space="preserve"> configurations).</w:t>
        </w:r>
      </w:ins>
      <w:commentRangeEnd w:id="57"/>
      <w:r>
        <w:commentReference w:id="57"/>
      </w:r>
      <w:ins w:id="459" w:author="Brandon Marquez Salazar" w:date="2026-09-20T17:28:33Z">
        <w:r>
          <w:rPr/>
        </w:r>
      </w:ins>
    </w:p>
    <w:p>
      <w:pPr>
        <w:pStyle w:val="BodyText"/>
        <w:bidi w:val="0"/>
        <w:rPr/>
      </w:pPr>
      <w:del w:id="460" w:author="Brandon Marquez Salazar" w:date="2026-09-20T17:31:50Z">
        <w:r>
          <w:rPr/>
          <w:delText xml:space="preserve">This specific architectural coupling carries distinct computational implications for each metaheuristic family. </w:delText>
        </w:r>
      </w:del>
      <w:r>
        <w:rPr/>
        <w:t>For the AIW</w:t>
        <w:noBreakHyphen/>
        <w:t>PSO variant</w:t>
      </w:r>
      <w:ins w:id="461" w:author="Brandon Marquez Salazar" w:date="2026-09-20T17:31:12Z">
        <w:r>
          <w:rPr/>
          <w:t xml:space="preserve"> </w:t>
        </w:r>
      </w:ins>
      <w:ins w:id="462" w:author="Brandon Marquez Salazar" w:date="2026-09-20T17:31:12Z">
        <w:r>
          <w:rPr>
            <w:rFonts w:eastAsia="SimSun" w:cs="Times New Roman"/>
            <w:rFonts w:ascii="Calibri" w:hAnsi="Calibri" w:eastAsia="SimSun" w:cs="Times New Roman"/>
            <w:color w:val="auto"/>
            <w:color w:val="auto"/>
            <w:spacing w:val="-1"/>
            <w:kern w:val="0"/>
            <w:sz w:val="22"/>
            <w:sz w:val="22"/>
            <w:szCs w:val="20"/>
            <w:lang w:val="en-GB" w:eastAsia="en-US" w:bidi="ar-SA"/>
            <w:lang w:val="en-GB" w:eastAsia="en-US" w:bidi="ar-SA"/>
            <w:rPrChange w:id="0" w:author="Brandon Marquez Salazar" w:date="2026-09-20T17:31:14Z">
              <w:rPr>
                <w:spacing w:val="-1"/>
                <w:kern w:val="0"/>
                <w:szCs w:val="20"/>
              </w:rPr>
            </w:rPrChange>
          </w:rPr>
          <w:t>—</w:t>
        </w:r>
      </w:ins>
      <w:ins w:id="464" w:author="Brandon Marquez Salazar" w:date="2026-09-20T17:31:14Z">
        <w:r>
          <w:rPr>
            <w:rFonts w:eastAsia="SimSun" w:cs="Times New Roman"/>
            <w:color w:val="auto"/>
            <w:spacing w:val="-1"/>
            <w:kern w:val="0"/>
            <w:sz w:val="22"/>
            <w:szCs w:val="20"/>
            <w:lang w:val="en-GB" w:eastAsia="en-US" w:bidi="ar-SA"/>
          </w:rPr>
          <w:t>l</w:t>
        </w:r>
      </w:ins>
      <w:ins w:id="465" w:author="Brandon Marquez Salazar" w:date="2026-09-20T17:31:14Z">
        <w:r>
          <w:rPr>
            <w:rFonts w:eastAsia="SimSun" w:cs="Times New Roman"/>
            <w:color w:val="auto"/>
            <w:spacing w:val="-1"/>
            <w:kern w:val="0"/>
            <w:sz w:val="22"/>
            <w:szCs w:val="20"/>
            <w:lang w:val="en-GB" w:eastAsia="en-US" w:bidi="ar-SA"/>
          </w:rPr>
          <w:t>e</w:t>
        </w:r>
      </w:ins>
      <w:ins w:id="466" w:author="Brandon Marquez Salazar" w:date="2026-09-20T17:31:14Z">
        <w:r>
          <w:rPr>
            <w:rFonts w:eastAsia="SimSun" w:cs="Times New Roman"/>
            <w:color w:val="auto"/>
            <w:spacing w:val="-1"/>
            <w:kern w:val="0"/>
            <w:sz w:val="22"/>
            <w:szCs w:val="20"/>
            <w:lang w:val="en-GB" w:eastAsia="en-US" w:bidi="ar-SA"/>
          </w:rPr>
          <w:t>t</w:t>
        </w:r>
      </w:ins>
      <w:ins w:id="467" w:author="Brandon Marquez Salazar" w:date="2026-09-20T17:31:14Z">
        <w:r>
          <w:rPr>
            <w:rFonts w:eastAsia="SimSun" w:cs="Times New Roman"/>
            <w:color w:val="auto"/>
            <w:spacing w:val="-1"/>
            <w:kern w:val="0"/>
            <w:sz w:val="22"/>
            <w:szCs w:val="20"/>
            <w:lang w:val="en-GB" w:eastAsia="en-US" w:bidi="ar-SA"/>
            <w:rPrChange w:id="0" w:author="Brandon Marquez Salazar" w:date="2026-09-20T17:31:18Z"/>
          </w:rPr>
          <w:t>’</w:t>
        </w:r>
      </w:ins>
      <w:ins w:id="469" w:author="Brandon Marquez Salazar" w:date="2026-09-20T17:31:18Z">
        <w:r>
          <w:rPr>
            <w:rFonts w:eastAsia="SimSun" w:cs="Times New Roman"/>
            <w:color w:val="auto"/>
            <w:spacing w:val="-1"/>
            <w:kern w:val="0"/>
            <w:sz w:val="22"/>
            <w:szCs w:val="20"/>
            <w:lang w:val="en-GB" w:eastAsia="en-US" w:bidi="ar-SA"/>
          </w:rPr>
          <w:t>s call it</w:t>
        </w:r>
      </w:ins>
      <w:r>
        <w:rPr/>
        <w:t xml:space="preserve"> </w:t>
      </w:r>
      <w:r>
        <w:rPr/>
      </w:r>
      <m:oMath xmlns:m="http://schemas.openxmlformats.org/officeDocument/2006/math">
        <m:r>
          <w:rPr>
            <w:rFonts w:ascii="Cambria Math" w:hAnsi="Cambria Math"/>
          </w:rPr>
          <m:t xml:space="preserve">S</m:t>
        </m:r>
      </m:oMath>
      <w:ins w:id="470" w:author="Brandon Marquez Salazar" w:date="2026-09-20T17:31:21Z">
        <w:r>
          <w:rPr>
            <w:rFonts w:eastAsia="SimSun" w:cs="Times New Roman"/>
            <w:color w:val="auto"/>
            <w:spacing w:val="-1"/>
            <w:kern w:val="0"/>
            <w:sz w:val="22"/>
            <w:szCs w:val="20"/>
            <w:lang w:val="en-GB" w:eastAsia="en-US" w:bidi="ar-SA"/>
            <w:rPrChange w:id="0" w:author="Brandon Marquez Salazar" w:date="2026-09-20T17:31:23Z"/>
          </w:rPr>
          <w:t>—</w:t>
        </w:r>
      </w:ins>
      <w:r>
        <w:rPr/>
        <w:t>, the temporal cost per epoch remains strictly deterministic and invariant throughout the execution. Conversely, Original</w:t>
        <w:noBreakHyphen/>
        <w:t xml:space="preserve">IWO </w:t>
      </w:r>
      <w:del w:id="472" w:author="Brandon Marquez Salazar" w:date="2026-09-20T17:31:28Z">
        <w:r>
          <w:rPr/>
          <w:delText>(</w:delText>
        </w:r>
      </w:del>
      <w:ins w:id="473" w:author="Brandon Marquez Salazar" w:date="2026-09-20T17:31:31Z">
        <w:r>
          <w:rPr>
            <w:rFonts w:eastAsia="SimSun" w:cs="Times New Roman"/>
            <w:color w:val="auto"/>
            <w:spacing w:val="-1"/>
            <w:kern w:val="0"/>
            <w:sz w:val="22"/>
            <w:szCs w:val="20"/>
            <w:lang w:val="en-GB" w:eastAsia="en-US" w:bidi="ar-SA"/>
            <w:rPrChange w:id="0" w:author="Brandon Marquez Salazar" w:date="2026-09-20T17:31:32Z"/>
          </w:rPr>
          <w:t>—</w:t>
        </w:r>
      </w:ins>
      <w:ins w:id="475" w:author="Brandon Marquez Salazar" w:date="2026-09-20T17:31:32Z">
        <w:r>
          <w:rPr>
            <w:rFonts w:eastAsia="SimSun" w:cs="Times New Roman"/>
            <w:color w:val="auto"/>
            <w:spacing w:val="-1"/>
            <w:kern w:val="0"/>
            <w:sz w:val="22"/>
            <w:szCs w:val="20"/>
            <w:lang w:val="en-GB" w:eastAsia="en-US" w:bidi="ar-SA"/>
          </w:rPr>
          <w:t>l</w:t>
        </w:r>
      </w:ins>
      <w:ins w:id="476" w:author="Brandon Marquez Salazar" w:date="2026-09-20T17:31:32Z">
        <w:r>
          <w:rPr>
            <w:rFonts w:eastAsia="SimSun" w:cs="Times New Roman"/>
            <w:color w:val="auto"/>
            <w:spacing w:val="-1"/>
            <w:kern w:val="0"/>
            <w:sz w:val="22"/>
            <w:szCs w:val="20"/>
            <w:lang w:val="en-GB" w:eastAsia="en-US" w:bidi="ar-SA"/>
          </w:rPr>
          <w:t>e</w:t>
        </w:r>
      </w:ins>
      <w:ins w:id="477" w:author="Brandon Marquez Salazar" w:date="2026-09-20T17:31:32Z">
        <w:r>
          <w:rPr>
            <w:rFonts w:eastAsia="SimSun" w:cs="Times New Roman"/>
            <w:color w:val="auto"/>
            <w:spacing w:val="-1"/>
            <w:kern w:val="0"/>
            <w:sz w:val="22"/>
            <w:szCs w:val="20"/>
            <w:lang w:val="en-GB" w:eastAsia="en-US" w:bidi="ar-SA"/>
          </w:rPr>
          <w:t>t</w:t>
        </w:r>
      </w:ins>
      <w:ins w:id="478" w:author="Brandon Marquez Salazar" w:date="2026-09-20T17:31:32Z">
        <w:r>
          <w:rPr>
            <w:rFonts w:eastAsia="SimSun" w:cs="Times New Roman"/>
            <w:color w:val="auto"/>
            <w:spacing w:val="-1"/>
            <w:kern w:val="0"/>
            <w:sz w:val="22"/>
            <w:szCs w:val="20"/>
            <w:lang w:val="en-GB" w:eastAsia="en-US" w:bidi="ar-SA"/>
            <w:rPrChange w:id="0" w:author="Brandon Marquez Salazar" w:date="2026-09-20T17:31:34Z"/>
          </w:rPr>
          <w:t>’</w:t>
        </w:r>
      </w:ins>
      <w:ins w:id="480" w:author="Brandon Marquez Salazar" w:date="2026-09-20T17:31:34Z">
        <w:r>
          <w:rPr>
            <w:rFonts w:eastAsia="SimSun" w:cs="Times New Roman"/>
            <w:color w:val="auto"/>
            <w:spacing w:val="-1"/>
            <w:kern w:val="0"/>
            <w:sz w:val="22"/>
            <w:szCs w:val="20"/>
            <w:lang w:val="en-GB" w:eastAsia="en-US" w:bidi="ar-SA"/>
          </w:rPr>
          <w:t xml:space="preserve">s call it </w:t>
        </w:r>
      </w:ins>
      <w:r>
        <w:rPr/>
      </w:r>
      <m:oMath xmlns:m="http://schemas.openxmlformats.org/officeDocument/2006/math">
        <m:r>
          <w:rPr>
            <w:rFonts w:ascii="Cambria Math" w:hAnsi="Cambria Math"/>
          </w:rPr>
          <m:t xml:space="preserve">W</m:t>
        </m:r>
      </m:oMath>
      <w:ins w:id="481" w:author="Brandon Marquez Salazar" w:date="2026-09-20T17:31:38Z">
        <w:r>
          <w:rPr>
            <w:rFonts w:eastAsia="SimSun" w:cs="Times New Roman"/>
            <w:color w:val="auto"/>
            <w:spacing w:val="-1"/>
            <w:kern w:val="0"/>
            <w:sz w:val="22"/>
            <w:szCs w:val="20"/>
            <w:lang w:val="en-GB" w:eastAsia="en-US" w:bidi="ar-SA"/>
            <w:rPrChange w:id="0" w:author="Brandon Marquez Salazar" w:date="2026-09-20T17:31:38Z"/>
          </w:rPr>
          <w:t>—</w:t>
        </w:r>
      </w:ins>
      <w:del w:id="483" w:author="Brandon Marquez Salazar" w:date="2026-09-20T17:31:39Z">
        <w:r>
          <w:rPr>
            <w:rFonts w:eastAsia="SimSun" w:cs="Times New Roman"/>
            <w:color w:val="auto"/>
            <w:spacing w:val="-1"/>
            <w:kern w:val="0"/>
            <w:sz w:val="22"/>
            <w:szCs w:val="20"/>
            <w:lang w:val="en-GB" w:eastAsia="en-US" w:bidi="ar-SA"/>
          </w:rPr>
          <w:delText>)</w:delText>
        </w:r>
      </w:del>
      <w:r>
        <w:rPr/>
        <w:t xml:space="preserve"> exhibits significant temporal volatility, as its dynamic, fitness</w:t>
        <w:noBreakHyphen/>
        <w:t xml:space="preserve">driven seed dispersion fluctuates according to the </w:t>
      </w:r>
      <w:commentRangeStart w:id="58"/>
      <w:r>
        <w:rPr/>
        <w:t>topol</w:t>
      </w:r>
      <w:ins w:id="484" w:author="Brandon Marquez Salazar" w:date="2026-09-20T17:34:30Z">
        <w:r>
          <w:rPr/>
          <w:t>graph</w:t>
        </w:r>
      </w:ins>
      <w:del w:id="485" w:author="Brandon Marquez Salazar" w:date="2026-09-20T17:34:33Z">
        <w:r>
          <w:rPr/>
          <w:delText>og</w:delText>
        </w:r>
      </w:del>
      <w:r>
        <w:rPr/>
        <w:t>y</w:t>
      </w:r>
      <w:ins w:id="486" w:author="Brandon Marquez Salazar" w:date="2026-09-20T17:34:40Z">
        <w:r>
          <w:rPr/>
        </w:r>
      </w:ins>
      <w:commentRangeEnd w:id="58"/>
      <w:r>
        <w:commentReference w:id="58"/>
      </w:r>
      <w:r>
        <w:rPr/>
        <w:t xml:space="preserve"> of the landscape.</w:t>
      </w:r>
      <w:commentRangeStart w:id="59"/>
      <w:del w:id="487" w:author="Brandon Marquez Salazar" w:date="2026-09-20T17:33:15Z">
        <w:r>
          <w:rPr/>
          <w:delText xml:space="preserve"> Since the underlying framework executes individual Host</w:delText>
          <w:noBreakHyphen/>
          <w:delText>Device evaluation calls sequentially, minor hyperparameter alterations trigger shifting demographic profiles that directly expand or contract the cumulative synchronisation overhead over the PCIe bus.</w:delText>
        </w:r>
      </w:del>
      <w:commentRangeEnd w:id="59"/>
      <w:r>
        <w:commentReference w:id="59"/>
      </w:r>
      <w:ins w:id="488" w:author="Brandon Marquez Salazar" w:date="2026-09-20T17:33:23Z">
        <w:r>
          <w:rPr/>
        </w:r>
      </w:ins>
    </w:p>
    <w:p>
      <w:pPr>
        <w:pStyle w:val="Heading3"/>
        <w:rPr/>
        <w:pPrChange w:id="0" w:author="Brandon Marquez Salazar" w:date="2026-09-20T16:57:00Z">
          <w:pPr>
            <w:pStyle w:val="Heading3"/>
          </w:pPr>
        </w:pPrChange>
      </w:pPr>
      <w:r>
        <w:rPr/>
        <w:t>Computational Complexity and Architectural Latency Analysis</w:t>
      </w:r>
    </w:p>
    <w:p>
      <w:pPr>
        <w:pStyle w:val="BodyText"/>
        <w:rPr/>
      </w:pPr>
      <w:commentRangeStart w:id="60"/>
      <w:del w:id="489" w:author="Brandon Marquez Salazar" w:date="2026-09-20T17:49:43Z">
        <w:r>
          <w:rPr/>
          <w:delText>To provide a rigorous justification for the empirical execution timings observed across our benchmark, t</w:delText>
        </w:r>
      </w:del>
      <w:ins w:id="490" w:author="Brandon Marquez Salazar" w:date="2026-09-20T17:49:43Z">
        <w:r>
          <w:rPr/>
          <w:t>T</w:t>
        </w:r>
      </w:ins>
      <w:ins w:id="491" w:author="Brandon Marquez Salazar" w:date="2026-09-20T17:49:51Z">
        <w:r>
          <w:rPr/>
        </w:r>
      </w:ins>
      <w:commentRangeEnd w:id="60"/>
      <w:r>
        <w:commentReference w:id="60"/>
      </w:r>
      <w:r>
        <w:rPr/>
        <w:t>he global computational cost must be modelled by coupling the metaheuristic operators with the physical hardware constraints</w:t>
      </w:r>
      <w:ins w:id="492" w:author="Brandon Marquez Salazar" w:date="2026-09-20T17:50:27Z">
        <w:r>
          <w:rPr/>
          <w:t>.</w:t>
        </w:r>
      </w:ins>
      <w:commentRangeStart w:id="61"/>
      <w:ins w:id="493" w:author="Brandon Marquez Salazar" w:date="2026-09-20T17:50:27Z">
        <w:r>
          <w:rPr/>
          <w:t xml:space="preserve"> </w:t>
        </w:r>
      </w:ins>
      <w:ins w:id="494" w:author="Brandon Marquez Salazar" w:date="2026-09-20T17:50:27Z">
        <w:r>
          <w:rPr/>
          <w:t>To do so</w:t>
        </w:r>
      </w:ins>
      <w:ins w:id="495" w:author="Brandon Marquez Salazar" w:date="2026-09-20T17:51:56Z">
        <w:r>
          <w:rPr/>
          <w:t>,</w:t>
        </w:r>
      </w:ins>
      <w:del w:id="496" w:author="Brandon Marquez Salazar" w:date="2026-09-20T17:50:44Z">
        <w:r>
          <w:rPr/>
          <w:delText>. L</w:delText>
        </w:r>
      </w:del>
      <w:ins w:id="497" w:author="Brandon Marquez Salazar" w:date="2026-09-20T17:50:46Z">
        <w:r>
          <w:rPr/>
          <w:t xml:space="preserve"> </w:t>
        </w:r>
      </w:ins>
      <w:ins w:id="498" w:author="Brandon Marquez Salazar" w:date="2026-09-20T17:50:46Z">
        <w:r>
          <w:rPr/>
          <w:t>l</w:t>
        </w:r>
      </w:ins>
      <w:r>
        <w:rPr/>
        <w:t xml:space="preserve">et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5</m:t>
        </m:r>
      </m:oMath>
      <w:r>
        <w:rPr/>
        <w:t xml:space="preserve"> represent the dimensionality of the </w:t>
      </w:r>
      <w:del w:id="499" w:author="Brandon Marquez Salazar" w:date="2026-09-20T17:51:14Z">
        <w:r>
          <w:rPr/>
          <w:delText>Type </w:delText>
        </w:r>
      </w:del>
      <w:del w:id="500" w:author="Brandon Marquez Salazar" w:date="2026-09-20T17:51:14Z">
        <w:r>
          <w:rPr>
            <w:strike w:val="false"/>
            <w:dstrike w:val="false"/>
          </w:rPr>
          <w:delText xml:space="preserve">IIB </w:delText>
        </w:r>
      </w:del>
      <w:del w:id="501" w:author="Brandon Marquez Salazar" w:date="2026-09-20T18:17:59Z">
        <w:r>
          <w:rPr>
            <w:strike w:val="false"/>
            <w:dstrike w:val="false"/>
          </w:rPr>
          <w:delText>effective</w:delText>
        </w:r>
      </w:del>
      <w:r>
        <w:rPr>
          <w:strike w:val="false"/>
          <w:dstrike w:val="false"/>
        </w:rPr>
        <w:t xml:space="preserve"> scalar potential</w:t>
      </w:r>
      <w:ins w:id="502" w:author="Brandon Marquez Salazar" w:date="2026-09-20T17:51:21Z">
        <w:r>
          <w:rPr>
            <w:strike w:val="false"/>
            <w:dstrike w:val="false"/>
          </w:rPr>
          <w:t xml:space="preserve"> to optimise,</w:t>
        </w:r>
      </w:ins>
      <w:ins w:id="503" w:author="Brandon Marquez Salazar" w:date="2026-09-20T17:52:29Z">
        <w:r>
          <w:rPr>
            <w:strike w:val="false"/>
            <w:dstrike w:val="false"/>
          </w:rPr>
          <w:t xml:space="preserve"> </w:t>
        </w:r>
      </w:ins>
      <w:del w:id="504" w:author="Brandon Marquez Salazar" w:date="2026-09-20T17:52:23Z">
        <w:r>
          <w:rPr>
            <w:strike w:val="false"/>
            <w:dstrike w:val="false"/>
          </w:rPr>
          <w:delText xml:space="preserve"> landscape under torsion constraints </w:delText>
        </w:r>
      </w:del>
      <w:bookmarkStart w:id="38" w:name="ZOTERO_BREF_xwsjnHefZLiv_Copy_1_Copy_1"/>
      <w:del w:id="505" w:author="Brandon Marquez Salazar" w:date="2026-09-20T17:52:23Z">
        <w:r>
          <w:rPr>
            <w:strike w:val="false"/>
            <w:dstrike w:val="false"/>
          </w:rPr>
          <w:delText>[1], [2</w:delText>
        </w:r>
      </w:del>
      <w:bookmarkEnd w:id="38"/>
      <w:del w:id="506" w:author="Brandon Marquez Salazar" w:date="2026-09-20T17:52:23Z">
        <w:r>
          <w:rPr>
            <w:strike w:val="false"/>
            <w:dstrike w:val="false"/>
          </w:rPr>
          <w:delText xml:space="preserve">], </w:delText>
        </w:r>
      </w:del>
      <w:del w:id="507" w:author="Brandon Marquez Salazar" w:date="2026-09-20T18:18:10Z">
        <w:r>
          <w:rPr>
            <w:strike w:val="false"/>
            <w:dstrike w:val="false"/>
          </w:rPr>
          <w:delText xml:space="preserve">and let </w:delText>
        </w:r>
      </w:del>
      <w:r>
        <w:rPr/>
      </w:r>
      <m:oMath xmlns:m="http://schemas.openxmlformats.org/officeDocument/2006/math">
        <m:r>
          <w:rPr>
            <w:rFonts w:ascii="Cambria Math" w:hAnsi="Cambria Math"/>
          </w:rPr>
          <m:t xml:space="preserve">iter</m:t>
        </m:r>
      </m:oMath>
      <w:r>
        <w:rPr/>
        <w:t xml:space="preserve"> denote the current epoch up to</w:t>
      </w:r>
      <w:del w:id="508" w:author="Brandon Marquez Salazar" w:date="2026-09-20T18:55:53Z">
        <w:r>
          <w:rPr/>
          <w:delText xml:space="preserve"> the boundaries of</w:delText>
        </w:r>
      </w:del>
      <w:r>
        <w:rPr/>
        <w:t xml:space="preserve"> </w:t>
      </w:r>
      <w:r>
        <w:rPr/>
      </w:r>
      <m:oMath xmlns:m="http://schemas.openxmlformats.org/officeDocument/2006/math">
        <m:sSub>
          <m:e>
            <m:r>
              <w:rPr>
                <w:rFonts w:ascii="Cambria Math" w:hAnsi="Cambria Math"/>
              </w:rPr>
              <m:t xml:space="preserve">iter</m:t>
            </m:r>
          </m:e>
          <m:sub>
            <m:r>
              <m:rPr>
                <m:lit/>
                <m:nor/>
              </m:rPr>
              <w:rPr>
                <w:rFonts w:ascii="Cambria Math" w:hAnsi="Cambria Math"/>
              </w:rPr>
              <m:t xml:space="preserve">max</m:t>
            </m:r>
          </m:sub>
        </m:sSub>
        <m:r>
          <w:rPr>
            <w:rFonts w:ascii="Cambria Math" w:hAnsi="Cambria Math"/>
          </w:rPr>
          <m:t xml:space="preserve">=</m:t>
        </m:r>
        <m:r>
          <w:rPr>
            <w:rFonts w:ascii="Cambria Math" w:hAnsi="Cambria Math"/>
          </w:rPr>
          <m:t xml:space="preserve">50</m:t>
        </m:r>
      </m:oMath>
      <w:ins w:id="509" w:author="Brandon Marquez Salazar" w:date="2026-09-20T18:22:12Z">
        <w:r>
          <w:rPr/>
          <w:t xml:space="preserve">; </w:t>
        </w:r>
      </w:ins>
      <w:ins w:id="510" w:author="Brandon Marquez Salazar" w:date="2026-09-20T18:22:12Z">
        <w:r>
          <w:rPr/>
          <w:t>and</w:t>
        </w:r>
      </w:ins>
      <w:ins w:id="511" w:author="Brandon Marquez Salazar" w:date="2026-09-20T18:18:22Z">
        <w:r>
          <w:rPr/>
          <w:t xml:space="preserve"> </w:t>
        </w:r>
      </w:ins>
      <w:r>
        <w:rPr/>
      </w:r>
      <m:oMath xmlns:m="http://schemas.openxmlformats.org/officeDocument/2006/math">
        <m:r>
          <w:rPr>
            <w:rFonts w:ascii="Cambria Math" w:hAnsi="Cambria Math"/>
          </w:rPr>
          <m:t xml:space="preserve">P</m:t>
        </m:r>
      </m:oMath>
      <w:ins w:id="512" w:author="Brandon Marquez Salazar" w:date="2026-09-20T18:22:23Z">
        <w:r>
          <w:rPr/>
          <w:t>,</w:t>
        </w:r>
      </w:ins>
      <w:ins w:id="513" w:author="Brandon Marquez Salazar" w:date="2026-09-20T18:18:41Z">
        <w:r>
          <w:rPr/>
          <w:t xml:space="preserve"> </w:t>
        </w:r>
      </w:ins>
      <w:ins w:id="514" w:author="Brandon Marquez Salazar" w:date="2026-09-20T18:18:41Z">
        <w:r>
          <w:rPr/>
          <w:t>the population size.</w:t>
        </w:r>
      </w:ins>
      <w:del w:id="515" w:author="Brandon Marquez Salazar" w:date="2026-09-20T18:18:21Z">
        <w:r>
          <w:rPr/>
          <w:delText>.</w:delText>
        </w:r>
      </w:del>
      <w:commentRangeEnd w:id="61"/>
      <w:r>
        <w:commentReference w:id="61"/>
      </w:r>
      <w:ins w:id="516" w:author="Brandon Marquez Salazar" w:date="2026-09-20T18:56:31Z">
        <w:r>
          <w:rPr/>
        </w:r>
      </w:ins>
    </w:p>
    <w:p>
      <w:pPr>
        <w:pStyle w:val="BodyText"/>
        <w:rPr/>
      </w:pPr>
      <w:commentRangeStart w:id="62"/>
      <w:del w:id="517" w:author="Brandon Marquez Salazar" w:date="2026-09-20T17:53:00Z">
        <w:r>
          <w:rPr/>
          <w:delText xml:space="preserve">The structural execution profiles fundamentally split into two demographic paradigms. </w:delText>
        </w:r>
      </w:del>
      <w:r>
        <w:rPr/>
        <w:t>For the</w:t>
      </w:r>
      <w:del w:id="518" w:author="Brandon Marquez Salazar" w:date="2026-09-20T17:53:19Z">
        <w:r>
          <w:rPr/>
          <w:delText xml:space="preserve"> particle swarm family</w:delText>
        </w:r>
      </w:del>
      <w:r>
        <w:rPr/>
        <w:t xml:space="preserve"> </w:t>
      </w:r>
      <w:r>
        <w:rPr/>
      </w:r>
      <m:oMath xmlns:m="http://schemas.openxmlformats.org/officeDocument/2006/math">
        <m:r>
          <w:rPr>
            <w:rFonts w:ascii="Cambria Math" w:hAnsi="Cambria Math"/>
          </w:rPr>
          <m:t xml:space="preserve">S</m:t>
        </m:r>
      </m:oMath>
      <w:ins w:id="519" w:author="Brandon Marquez Salazar" w:date="2026-09-20T17:53:09Z">
        <w:r>
          <w:rPr/>
          <w:t xml:space="preserve"> </w:t>
        </w:r>
      </w:ins>
      <w:ins w:id="520" w:author="Brandon Marquez Salazar" w:date="2026-09-20T17:53:09Z">
        <w:r>
          <w:rPr/>
          <w:t>family</w:t>
        </w:r>
      </w:ins>
      <w:r>
        <w:rPr/>
        <w:t>, based on</w:t>
      </w:r>
      <w:del w:id="521" w:author="Brandon Marquez Salazar" w:date="2026-09-20T17:53:43Z">
        <w:r>
          <w:rPr/>
          <w:delText xml:space="preserve"> the Adaptive Inertia Weight Particle Swarm optimisation framework formalized by</w:delText>
        </w:r>
      </w:del>
      <w:r>
        <w:rPr/>
        <w:t xml:space="preserve"> Qin et al. </w:t>
      </w:r>
      <w:bookmarkStart w:id="39" w:name="ZOTERO_BREF_7PgfE14ziNGB"/>
      <w:r>
        <w:rPr/>
        <w:t>[14]</w:t>
      </w:r>
      <w:bookmarkEnd w:id="39"/>
      <w:r>
        <w:rPr/>
        <w:t>, the population size remains strictly invariant:</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active</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P</m:t>
        </m:r>
        <m:r>
          <w:rPr>
            <w:rFonts w:ascii="Cambria Math" w:hAnsi="Cambria Math"/>
          </w:rPr>
          <m:t xml:space="preserve">,</m:t>
        </m:r>
        <m:r>
          <m:rPr>
            <m:lit/>
            <m:nor/>
          </m:rPr>
          <w:rPr>
            <w:rFonts w:ascii="Cambria Math" w:hAnsi="Cambria Math"/>
          </w:rPr>
          <m:t xml:space="preserve"> </m:t>
        </m:r>
        <m:r>
          <w:rPr>
            <w:rFonts w:ascii="Cambria Math" w:hAnsi="Cambria Math"/>
          </w:rPr>
          <m:t xml:space="preserve">∀</m:t>
        </m:r>
        <m:r>
          <w:rPr>
            <w:rFonts w:ascii="Cambria Math" w:hAnsi="Cambria Math"/>
          </w:rPr>
          <m:t xml:space="preserve">iter</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sSub>
              <m:e>
                <m:r>
                  <w:rPr>
                    <w:rFonts w:ascii="Cambria Math" w:hAnsi="Cambria Math"/>
                  </w:rPr>
                  <m:t xml:space="preserve">iter</m:t>
                </m:r>
              </m:e>
              <m:sub>
                <m:r>
                  <m:rPr>
                    <m:lit/>
                    <m:nor/>
                  </m:rPr>
                  <w:rPr>
                    <w:rFonts w:ascii="Cambria Math" w:hAnsi="Cambria Math"/>
                  </w:rPr>
                  <m:t xml:space="preserve">max</m:t>
                </m:r>
              </m:sub>
            </m:sSub>
          </m:e>
        </m:d>
      </m:oMath>
      <w:r>
        <w:rPr/>
        <w:t>.</w:t>
      </w:r>
      <w:commentRangeEnd w:id="62"/>
      <w:r>
        <w:commentReference w:id="62"/>
      </w:r>
      <w:ins w:id="522" w:author="Brandon Marquez Salazar" w:date="2026-09-20T19:11:27Z">
        <w:r>
          <w:rPr/>
        </w:r>
      </w:ins>
    </w:p>
    <w:p>
      <w:pPr>
        <w:pStyle w:val="BodyText"/>
        <w:bidi w:val="0"/>
        <w:rPr/>
      </w:pPr>
      <w:commentRangeStart w:id="63"/>
      <w:del w:id="523" w:author="Brandon Marquez Salazar" w:date="2026-09-20T18:13:30Z">
        <w:r>
          <w:rPr/>
        </w:r>
      </w:del>
      <w:del w:id="524" w:author="Brandon Marquez Salazar" w:date="2026-09-20T17:57:07Z">
        <w:r>
          <w:rPr/>
          <w:delText>Consequently, because our hardware acceleration setup operates under a sequential, element-wise evaluation scheme, the number of independent positions routed to the GPU device per epoch is deterministic and flat</w:delText>
        </w:r>
      </w:del>
      <w:ins w:id="525" w:author="Brandon Marquez Salazar" w:date="2026-09-20T18:13:39Z">
        <w:r>
          <w:rPr/>
          <w:t xml:space="preserve">For each run, the </w:t>
        </w:r>
      </w:ins>
      <w:ins w:id="526" w:author="Brandon Marquez Salazar" w:date="2026-09-20T18:16:18Z">
        <w:r>
          <w:rPr/>
          <w:t xml:space="preserve">amount of </w:t>
        </w:r>
      </w:ins>
      <w:ins w:id="527" w:author="Brandon Marquez Salazar" w:date="2026-09-20T18:16:18Z">
        <w:r>
          <w:rPr/>
          <w:t>GPU routings</w:t>
        </w:r>
      </w:ins>
      <w:ins w:id="528" w:author="Brandon Marquez Salazar" w:date="2026-09-20T18:16:18Z">
        <w:r>
          <w:rPr/>
          <w:t xml:space="preserve"> is directly the number of individuals </w:t>
        </w:r>
      </w:ins>
      <w:r>
        <w:rPr/>
        <w:t xml:space="preserve">: </w:t>
      </w:r>
      <w:r>
        <w:rPr/>
      </w:r>
      <m:oMath xmlns:m="http://schemas.openxmlformats.org/officeDocument/2006/math">
        <m:sSubSup>
          <m:e>
            <m:r>
              <w:rPr>
                <w:rFonts w:ascii="Cambria Math" w:hAnsi="Cambria Math"/>
              </w:rPr>
              <m:t xml:space="preserve">N</m:t>
            </m:r>
          </m:e>
          <m:sub>
            <m:r>
              <m:rPr>
                <m:lit/>
                <m:nor/>
              </m:rPr>
              <w:rPr>
                <w:rFonts w:ascii="Cambria Math" w:hAnsi="Cambria Math"/>
              </w:rPr>
              <m:t xml:space="preserve">evals</m:t>
            </m:r>
          </m:sub>
          <m:sup>
            <m:r>
              <w:rPr>
                <w:rFonts w:ascii="Cambria Math" w:hAnsi="Cambria Math"/>
              </w:rPr>
              <m:t xml:space="preserve">S</m:t>
            </m:r>
          </m:sup>
        </m:sSubSup>
        <m:r>
          <w:rPr>
            <w:rFonts w:ascii="Cambria Math" w:hAnsi="Cambria Math"/>
          </w:rPr>
          <m:t xml:space="preserve">=</m:t>
        </m:r>
        <m:r>
          <w:rPr>
            <w:rFonts w:ascii="Cambria Math" w:hAnsi="Cambria Math"/>
          </w:rPr>
          <m:t xml:space="preserve">P</m:t>
        </m:r>
      </m:oMath>
      <w:r>
        <w:rPr/>
        <w:t>.</w:t>
      </w:r>
      <w:commentRangeEnd w:id="63"/>
      <w:r>
        <w:commentReference w:id="63"/>
      </w:r>
      <w:ins w:id="529" w:author="Brandon Marquez Salazar" w:date="2026-09-20T19:11:49Z">
        <w:r>
          <w:rPr/>
        </w:r>
      </w:ins>
    </w:p>
    <w:p>
      <w:pPr>
        <w:pStyle w:val="BodyText"/>
        <w:bidi w:val="0"/>
        <w:rPr/>
      </w:pPr>
      <w:del w:id="530" w:author="Brandon Marquez Salazar" w:date="2026-09-20T18:58:39Z">
        <w:r>
          <w:rPr/>
          <w:delText xml:space="preserve">Conversely, the Invasive Weed optimisation family </w:delText>
        </w:r>
      </w:del>
      <w:commentRangeStart w:id="64"/>
      <w:r>
        <w:rPr/>
      </w:r>
      <m:oMath xmlns:m="http://schemas.openxmlformats.org/officeDocument/2006/math">
        <m:r>
          <w:rPr>
            <w:rFonts w:ascii="Cambria Math" w:hAnsi="Cambria Math"/>
          </w:rPr>
          <m:t xml:space="preserve">W</m:t>
        </m:r>
      </m:oMath>
      <w:r>
        <w:rPr/>
        <w:t xml:space="preserve"> </w:t>
      </w:r>
      <w:ins w:id="531" w:author="Brandon Marquez Salazar" w:date="2026-09-20T18:58:41Z">
        <w:r>
          <w:rPr/>
          <w:t xml:space="preserve">family </w:t>
        </w:r>
      </w:ins>
      <w:r>
        <w:rPr/>
        <w:t>introduces a dynamic, fitness-driven population growth. Following the ecological mechanics established by Mehrabian &amp; Lucas </w:t>
      </w:r>
      <w:bookmarkStart w:id="40" w:name="ZOTERO_BREF_rAij3BtLYsaM"/>
      <w:r>
        <w:rPr/>
        <w:t>[15]</w:t>
      </w:r>
      <w:bookmarkEnd w:id="40"/>
      <w:r>
        <w:rPr/>
        <w:t xml:space="preserve">, the seed production </w:t>
      </w:r>
      <w:r>
        <w:rPr/>
      </w:r>
      <m:oMath xmlns:m="http://schemas.openxmlformats.org/officeDocument/2006/math">
        <m:sSub>
          <m:e>
            <m:r>
              <w:rPr>
                <w:rFonts w:ascii="Cambria Math" w:hAnsi="Cambria Math"/>
              </w:rPr>
              <m:t xml:space="preserve">Φ</m:t>
            </m:r>
          </m:e>
          <m:sub>
            <m:r>
              <w:rPr>
                <w:rFonts w:ascii="Cambria Math" w:hAnsi="Cambria Math"/>
              </w:rPr>
              <m:t xml:space="preserve">i</m:t>
            </m:r>
          </m:sub>
        </m:sSub>
      </m:oMath>
      <w:r>
        <w:rPr/>
        <w:t xml:space="preserve"> of the </w:t>
      </w:r>
      <w:r>
        <w:rPr/>
      </w:r>
      <m:oMath xmlns:m="http://schemas.openxmlformats.org/officeDocument/2006/math">
        <m:r>
          <w:rPr>
            <w:rFonts w:ascii="Cambria Math" w:hAnsi="Cambria Math"/>
          </w:rPr>
          <m:t xml:space="preserve">i</m:t>
        </m:r>
      </m:oMath>
      <w:r>
        <w:rPr/>
        <w:t>-th individual plant is a linear projection of its normali</w:t>
      </w:r>
      <w:ins w:id="532" w:author="Brandon Marquez Salazar" w:date="2026-09-20T18:59:10Z">
        <w:r>
          <w:rPr/>
          <w:t>s</w:t>
        </w:r>
      </w:ins>
      <w:del w:id="533" w:author="Brandon Marquez Salazar" w:date="2026-09-20T18:59:10Z">
        <w:r>
          <w:rPr/>
          <w:delText>z</w:delText>
        </w:r>
      </w:del>
      <w:r>
        <w:rPr/>
        <w:t xml:space="preserve">ed scalar fitness </w:t>
      </w:r>
      <w:r>
        <w:rPr/>
      </w:r>
      <m:oMath xmlns:m="http://schemas.openxmlformats.org/officeDocument/2006/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d>
          <m:dPr>
            <m:begChr m:val="["/>
            <m:endChr m:val="]"/>
          </m:dPr>
          <m:e>
            <m:sSub>
              <m:e>
                <m:r>
                  <w:rPr>
                    <w:rFonts w:ascii="Cambria Math" w:hAnsi="Cambria Math"/>
                  </w:rPr>
                  <m:t xml:space="preserve">f</m:t>
                </m:r>
              </m:e>
              <m:sub>
                <m:r>
                  <m:rPr>
                    <m:lit/>
                    <m:nor/>
                  </m:rPr>
                  <w:rPr>
                    <w:rFonts w:ascii="Cambria Math" w:hAnsi="Cambria Math"/>
                  </w:rPr>
                  <m:t xml:space="preserve">min</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max</m:t>
                </m:r>
              </m:sub>
            </m:sSub>
          </m:e>
        </m:d>
      </m:oMath>
      <w:r>
        <w:rPr/>
        <w:t>: </w:t>
      </w:r>
      <w:r>
        <w:rPr/>
      </w:r>
      <m:oMath xmlns:m="http://schemas.openxmlformats.org/officeDocument/2006/math">
        <m:sSub>
          <m:e>
            <m:r>
              <w:rPr>
                <w:rFonts w:ascii="Cambria Math" w:hAnsi="Cambria Math"/>
              </w:rPr>
              <m:t xml:space="preserve">Φ</m:t>
            </m:r>
          </m:e>
          <m:sub>
            <m:r>
              <w:rPr>
                <w:rFonts w:ascii="Cambria Math" w:hAnsi="Cambria Math"/>
              </w:rPr>
              <m:t xml:space="preserve">i</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m:t>
        </m:r>
        <m:sSub>
          <m:e>
            <m:r>
              <w:rPr>
                <w:rFonts w:ascii="Cambria Math" w:hAnsi="Cambria Math"/>
              </w:rPr>
              <m:t xml:space="preserve">Φ</m:t>
            </m:r>
          </m:e>
          <m:sub>
            <m:r>
              <m:rPr>
                <m:lit/>
                <m:nor/>
              </m:rPr>
              <w:rPr>
                <w:rFonts w:ascii="Cambria Math" w:hAnsi="Cambria Math"/>
              </w:rPr>
              <m:t xml:space="preserve">min</m:t>
            </m:r>
          </m:sub>
        </m:sSub>
        <m:r>
          <w:rPr>
            <w:rFonts w:ascii="Cambria Math" w:hAnsi="Cambria Math"/>
          </w:rPr>
          <m:t xml:space="preserve">+</m:t>
        </m:r>
        <m:f>
          <m:num>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min</m:t>
                </m:r>
              </m:sub>
            </m:sSub>
          </m:num>
          <m:den>
            <m:sSub>
              <m:e>
                <m:r>
                  <w:rPr>
                    <w:rFonts w:ascii="Cambria Math" w:hAnsi="Cambria Math"/>
                  </w:rPr>
                  <m:t xml:space="preserve">f</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min</m:t>
                </m:r>
              </m:sub>
            </m:sSub>
          </m:den>
        </m:f>
        <m:d>
          <m:dPr>
            <m:begChr m:val="("/>
            <m:endChr m:val=")"/>
          </m:dPr>
          <m:e>
            <m:sSub>
              <m:e>
                <m:r>
                  <w:rPr>
                    <w:rFonts w:ascii="Cambria Math" w:hAnsi="Cambria Math"/>
                  </w:rPr>
                  <m:t xml:space="preserve">Φ</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Φ</m:t>
                </m:r>
              </m:e>
              <m:sub>
                <m:r>
                  <m:rPr>
                    <m:lit/>
                    <m:nor/>
                  </m:rPr>
                  <w:rPr>
                    <w:rFonts w:ascii="Cambria Math" w:hAnsi="Cambria Math"/>
                  </w:rPr>
                  <m:t xml:space="preserve">min</m:t>
                </m:r>
              </m:sub>
            </m:sSub>
          </m:e>
        </m:d>
        <m:r>
          <w:rPr>
            <w:rFonts w:ascii="Cambria Math" w:hAnsi="Cambria Math"/>
          </w:rPr>
          <m:t xml:space="preserve">⌋</m:t>
        </m:r>
      </m:oMath>
      <w:r>
        <w:rPr/>
        <w:t>.</w:t>
      </w:r>
      <w:commentRangeEnd w:id="64"/>
      <w:r>
        <w:commentReference w:id="64"/>
      </w:r>
      <w:ins w:id="534" w:author="Brandon Marquez Salazar" w:date="2026-09-20T19:12:09Z">
        <w:r>
          <w:rPr/>
        </w:r>
      </w:ins>
    </w:p>
    <w:p>
      <w:pPr>
        <w:pStyle w:val="BodyText"/>
        <w:bidi w:val="0"/>
        <w:rPr/>
      </w:pPr>
      <w:commentRangeStart w:id="65"/>
      <w:del w:id="535" w:author="Brandon Marquez Salazar" w:date="2026-09-20T19:07:47Z">
        <w:r>
          <w:rPr/>
          <w:delText>This formulation implies that t</w:delText>
        </w:r>
      </w:del>
      <w:ins w:id="536" w:author="Brandon Marquez Salazar" w:date="2026-09-20T19:08:07Z">
        <w:r>
          <w:rPr/>
          <w:t>T</w:t>
        </w:r>
      </w:ins>
      <w:r>
        <w:rPr/>
        <w:t>he interim population</w:t>
      </w:r>
      <w:ins w:id="537" w:author="Brandon Marquez Salazar" w:date="2026-09-20T19:09:20Z">
        <w:r>
          <w:rPr/>
          <w:t xml:space="preserve"> </w:t>
        </w:r>
      </w:ins>
      <w:ins w:id="538" w:author="Brandon Marquez Salazar" w:date="2026-09-20T19:09:20Z">
        <w:r>
          <w:rPr/>
          <w:t>size</w:t>
        </w:r>
      </w:ins>
      <w:ins w:id="539" w:author="Brandon Marquez Salazar" w:date="2026-09-20T19:08:29Z">
        <w:r>
          <w:rPr>
            <w:rFonts w:eastAsia="SimSun" w:cs="Times New Roman"/>
            <w:rFonts w:ascii="Calibri" w:hAnsi="Calibri" w:eastAsia="SimSun" w:cs="Times New Roman"/>
            <w:color w:val="auto"/>
            <w:color w:val="auto"/>
            <w:spacing w:val="-1"/>
            <w:kern w:val="0"/>
            <w:sz w:val="22"/>
            <w:sz w:val="22"/>
            <w:szCs w:val="20"/>
            <w:lang w:val="en-GB" w:eastAsia="en-US" w:bidi="ar-SA"/>
            <w:lang w:val="en-GB" w:eastAsia="en-US" w:bidi="ar-SA"/>
            <w:rPrChange w:id="0" w:author="Brandon Marquez Salazar" w:date="2026-09-20T19:08:30Z">
              <w:rPr>
                <w:spacing w:val="-1"/>
                <w:kern w:val="0"/>
                <w:szCs w:val="20"/>
              </w:rPr>
            </w:rPrChange>
          </w:rPr>
          <w:t>—</w:t>
        </w:r>
      </w:ins>
      <w:ins w:id="541" w:author="Brandon Marquez Salazar" w:date="2026-09-20T19:08:31Z">
        <w:r>
          <w:rPr>
            <w:rFonts w:eastAsia="SimSun" w:cs="Times New Roman"/>
            <w:color w:val="auto"/>
            <w:spacing w:val="-1"/>
            <w:kern w:val="0"/>
            <w:sz w:val="22"/>
            <w:szCs w:val="20"/>
            <w:lang w:val="en-GB" w:eastAsia="en-US" w:bidi="ar-SA"/>
          </w:rPr>
          <w:t>g</w:t>
        </w:r>
      </w:ins>
      <w:ins w:id="542" w:author="Brandon Marquez Salazar" w:date="2026-09-20T19:08:31Z">
        <w:r>
          <w:rPr>
            <w:rFonts w:eastAsia="SimSun" w:cs="Times New Roman"/>
            <w:color w:val="auto"/>
            <w:spacing w:val="-1"/>
            <w:kern w:val="0"/>
            <w:sz w:val="22"/>
            <w:szCs w:val="20"/>
            <w:lang w:val="en-GB" w:eastAsia="en-US" w:bidi="ar-SA"/>
          </w:rPr>
          <w:t>i</w:t>
        </w:r>
      </w:ins>
      <w:ins w:id="543" w:author="Brandon Marquez Salazar" w:date="2026-09-20T19:08:31Z">
        <w:r>
          <w:rPr>
            <w:rFonts w:eastAsia="SimSun" w:cs="Times New Roman"/>
            <w:color w:val="auto"/>
            <w:spacing w:val="-1"/>
            <w:kern w:val="0"/>
            <w:sz w:val="22"/>
            <w:szCs w:val="20"/>
            <w:lang w:val="en-GB" w:eastAsia="en-US" w:bidi="ar-SA"/>
          </w:rPr>
          <w:t>v</w:t>
        </w:r>
      </w:ins>
      <w:ins w:id="544" w:author="Brandon Marquez Salazar" w:date="2026-09-20T19:08:31Z">
        <w:r>
          <w:rPr>
            <w:rFonts w:eastAsia="SimSun" w:cs="Times New Roman"/>
            <w:color w:val="auto"/>
            <w:spacing w:val="-1"/>
            <w:kern w:val="0"/>
            <w:sz w:val="22"/>
            <w:szCs w:val="20"/>
            <w:lang w:val="en-GB" w:eastAsia="en-US" w:bidi="ar-SA"/>
          </w:rPr>
          <w:t>en the aforesaid behaviour</w:t>
        </w:r>
      </w:ins>
      <w:ins w:id="545" w:author="Brandon Marquez Salazar" w:date="2026-09-20T19:08:31Z">
        <w:r>
          <w:rPr>
            <w:rFonts w:eastAsia="SimSun" w:cs="Times New Roman"/>
            <w:color w:val="auto"/>
            <w:spacing w:val="-1"/>
            <w:kern w:val="0"/>
            <w:sz w:val="22"/>
            <w:szCs w:val="20"/>
            <w:lang w:val="en-GB" w:eastAsia="en-US" w:bidi="ar-SA"/>
            <w:rPrChange w:id="0" w:author="Brandon Marquez Salazar" w:date="2026-09-20T19:09:16Z"/>
          </w:rPr>
          <w:t>—</w:t>
        </w:r>
      </w:ins>
      <w:ins w:id="547" w:author="Brandon Marquez Salazar" w:date="2026-09-20T19:13:02Z">
        <w:r>
          <w:rPr>
            <w:rFonts w:eastAsia="SimSun" w:cs="Times New Roman"/>
            <w:color w:val="auto"/>
            <w:spacing w:val="-1"/>
            <w:kern w:val="0"/>
            <w:sz w:val="22"/>
            <w:szCs w:val="20"/>
            <w:lang w:val="en-GB" w:eastAsia="en-US" w:bidi="ar-SA"/>
          </w:rPr>
        </w:r>
      </w:ins>
      <w:del w:id="548" w:author="Brandon Marquez Salazar" w:date="2026-09-20T19:09:38Z">
        <w:commentRangeEnd w:id="65"/>
        <w:r>
          <w:commentReference w:id="65"/>
        </w:r>
      </w:del>
      <w:del w:id="549" w:author="Brandon Marquez Salazar" w:date="2026-09-20T19:09:38Z">
        <w:r>
          <w:rPr/>
          <w:delText xml:space="preserve"> size </w:delText>
        </w:r>
      </w:del>
      <w:r>
        <w:rPr/>
        <w:t>prior to competitive elimination is highly time</w:t>
      </w:r>
      <w:del w:id="550" w:author="Brandon Marquez Salazar" w:date="2026-09-20T19:09:58Z">
        <w:r>
          <w:rPr/>
          <w:delText>-</w:delText>
        </w:r>
      </w:del>
      <w:ins w:id="551" w:author="Brandon Marquez Salazar" w:date="2026-09-20T19:09:58Z">
        <w:r>
          <w:rPr/>
          <w:noBreakHyphen/>
        </w:r>
      </w:ins>
      <w:r>
        <w:rPr/>
        <w:t>variant and demographically unstable: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iter</m:t>
            </m:r>
          </m:e>
        </m:d>
        <m:r>
          <w:rPr>
            <w:rFonts w:ascii="Cambria Math" w:hAnsi="Cambria Math"/>
          </w:rPr>
          <m:t xml:space="preserve">+</m:t>
        </m:r>
        <m:nary>
          <m:naryPr>
            <m:chr m:val="∑"/>
            <m:subHide m:val="1"/>
            <m:supHide m:val="1"/>
          </m:naryPr>
          <m:sub/>
          <m:sup/>
          <m:e>
            <m:sSub>
              <m:e>
                <m:r>
                  <w:rPr>
                    <w:rFonts w:ascii="Cambria Math" w:hAnsi="Cambria Math"/>
                  </w:rPr>
                  <m:t xml:space="preserve">Φ</m:t>
                </m:r>
              </m:e>
              <m:sub>
                <m:r>
                  <w:rPr>
                    <w:rFonts w:ascii="Cambria Math" w:hAnsi="Cambria Math"/>
                  </w:rPr>
                  <m:t xml:space="preserve">i</m:t>
                </m:r>
              </m:sub>
            </m:sSub>
          </m:e>
        </m:nary>
        <m:d>
          <m:dPr>
            <m:begChr m:val="("/>
            <m:endChr m:val=")"/>
          </m:dPr>
          <m:e>
            <m:r>
              <w:rPr>
                <w:rFonts w:ascii="Cambria Math" w:hAnsi="Cambria Math"/>
              </w:rPr>
              <m:t xml:space="preserve">iter</m:t>
            </m:r>
          </m:e>
        </m:d>
      </m:oMath>
      <w:del w:id="552" w:author="Brandon Marquez Salazar" w:date="2026-09-20T19:05:01Z">
        <w:r>
          <w:rPr/>
          <w:delText> </w:delText>
        </w:r>
      </w:del>
      <w:r>
        <w:rPr/>
        <w:t>.</w:t>
      </w:r>
      <w:ins w:id="553" w:author="Brandon Marquez Salazar" w:date="2026-09-20T19:10:11Z">
        <w:r>
          <w:rPr/>
          <w:t xml:space="preserve"> </w:t>
        </w:r>
      </w:ins>
      <w:commentRangeStart w:id="66"/>
      <w:ins w:id="554" w:author="Brandon Marquez Salazar" w:date="2026-09-20T19:10:11Z">
        <w:r>
          <w:rPr/>
          <w:t>In other words, is as stochastic as the function topography.</w:t>
        </w:r>
      </w:ins>
      <w:commentRangeEnd w:id="66"/>
      <w:r>
        <w:commentReference w:id="66"/>
      </w:r>
      <w:ins w:id="555" w:author="Brandon Marquez Salazar" w:date="2026-09-20T19:13:45Z">
        <w:r>
          <w:rPr/>
        </w:r>
      </w:ins>
    </w:p>
    <w:p>
      <w:pPr>
        <w:pStyle w:val="BodyText"/>
        <w:bidi w:val="0"/>
        <w:rPr/>
      </w:pPr>
      <w:commentRangeStart w:id="67"/>
      <w:del w:id="556" w:author="Brandon Marquez Salazar" w:date="2026-09-20T19:15:55Z">
        <w:r>
          <w:rPr/>
          <w:delText>As the underlying framework routes individual coordinate vectors to the GPU one at a time, t</w:delText>
        </w:r>
      </w:del>
      <w:ins w:id="557" w:author="Brandon Marquez Salazar" w:date="2026-09-20T19:19:13Z">
        <w:r>
          <w:rPr/>
          <w:t>N</w:t>
        </w:r>
      </w:ins>
      <w:ins w:id="558" w:author="Brandon Marquez Salazar" w:date="2026-09-20T19:17:38Z">
        <w:r>
          <w:rPr/>
          <w:t>ecessitated GPU calls here behaves in a more stochastic way, thus t</w:t>
        </w:r>
      </w:ins>
      <w:r>
        <w:rPr/>
        <w:t xml:space="preserve">he total number of hardware evaluation operations </w:t>
      </w:r>
      <w:del w:id="559" w:author="Brandon Marquez Salazar" w:date="2026-09-20T19:16:23Z">
        <w:r>
          <w:rPr/>
          <w:delText xml:space="preserve">requested by </w:delText>
        </w:r>
      </w:del>
      <w:r>
        <w:rPr/>
      </w:r>
      <m:oMath xmlns:m="http://schemas.openxmlformats.org/officeDocument/2006/math">
        <m:r>
          <w:rPr>
            <w:rFonts w:ascii="Cambria Math" w:hAnsi="Cambria Math"/>
          </w:rPr>
          <m:t xml:space="preserve">W</m:t>
        </m:r>
      </m:oMath>
      <w:del w:id="560" w:author="Brandon Marquez Salazar" w:date="2026-09-20T19:05:30Z">
        <w:r>
          <w:rPr/>
          <w:delText>$W$</w:delText>
        </w:r>
      </w:del>
      <w:ins w:id="561" w:author="Brandon Marquez Salazar" w:date="2026-09-20T19:16:26Z">
        <w:r>
          <w:rPr/>
          <w:t xml:space="preserve"> </w:t>
        </w:r>
      </w:ins>
      <w:ins w:id="562" w:author="Brandon Marquez Salazar" w:date="2026-09-20T19:16:26Z">
        <w:r>
          <w:rPr/>
          <w:t>performs</w:t>
        </w:r>
      </w:ins>
      <w:r>
        <w:rPr/>
        <w:t xml:space="preserve"> per epoch </w:t>
      </w:r>
      <w:ins w:id="563" w:author="Brandon Marquez Salazar" w:date="2026-09-20T19:16:40Z">
        <w:r>
          <w:rPr/>
          <w:t>is</w:t>
        </w:r>
      </w:ins>
      <w:ins w:id="564" w:author="Brandon Marquez Salazar" w:date="2026-09-20T19:19:58Z">
        <w:r>
          <w:rPr/>
          <w:t xml:space="preserve"> given by</w:t>
        </w:r>
      </w:ins>
      <w:del w:id="565" w:author="Brandon Marquez Salazar" w:date="2026-09-20T19:16:38Z">
        <w:r>
          <w:rPr/>
          <w:delText>becomes a stochastic variable bounded by</w:delText>
        </w:r>
      </w:del>
      <w:r>
        <w:rPr/>
        <w:t xml:space="preserve"> </w:t>
      </w:r>
      <w:r>
        <w:rPr/>
      </w:r>
      <m:oMath xmlns:m="http://schemas.openxmlformats.org/officeDocument/2006/math">
        <m:sSubSup>
          <m:e>
            <m:r>
              <w:rPr>
                <w:rFonts w:ascii="Cambria Math" w:hAnsi="Cambria Math"/>
              </w:rPr>
              <m:t xml:space="preserve">N</m:t>
            </m:r>
          </m:e>
          <m:sub>
            <m:r>
              <m:rPr>
                <m:lit/>
                <m:nor/>
              </m:rPr>
              <w:rPr>
                <w:rFonts w:ascii="Cambria Math" w:hAnsi="Cambria Math"/>
              </w:rPr>
              <m:t xml:space="preserve">evals</m:t>
            </m:r>
          </m:sub>
          <m:sup>
            <m:r>
              <w:rPr>
                <w:rFonts w:ascii="Cambria Math" w:hAnsi="Cambria Math"/>
              </w:rPr>
              <m:t xml:space="preserve">W</m:t>
            </m:r>
          </m:sup>
        </m:sSubSup>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P</m:t>
                </m:r>
              </m:e>
              <m:sub>
                <m:r>
                  <m:rPr>
                    <m:lit/>
                    <m:nor/>
                  </m:rPr>
                  <w:rPr>
                    <w:rFonts w:ascii="Cambria Math" w:hAnsi="Cambria Math"/>
                  </w:rPr>
                  <m:t xml:space="preserve">min</m:t>
                </m:r>
              </m:sub>
            </m:sSub>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max</m:t>
                </m:r>
              </m:sub>
            </m:sSub>
            <m:sSub>
              <m:e>
                <m:r>
                  <w:rPr>
                    <w:rFonts w:ascii="Cambria Math" w:hAnsi="Cambria Math"/>
                  </w:rPr>
                  <m:t xml:space="preserve">Φ</m:t>
                </m:r>
              </m:e>
              <m:sub>
                <m:r>
                  <m:rPr>
                    <m:lit/>
                    <m:nor/>
                  </m:rPr>
                  <w:rPr>
                    <w:rFonts w:ascii="Cambria Math" w:hAnsi="Cambria Math"/>
                  </w:rPr>
                  <m:t xml:space="preserve">max</m:t>
                </m:r>
              </m:sub>
            </m:sSub>
          </m:e>
        </m:d>
      </m:oMath>
      <w:r>
        <w:rPr/>
        <w:t>.</w:t>
      </w:r>
      <w:commentRangeEnd w:id="67"/>
      <w:r>
        <w:commentReference w:id="67"/>
      </w:r>
      <w:ins w:id="566" w:author="Brandon Marquez Salazar" w:date="2026-09-20T19:17:04Z">
        <w:r>
          <w:rPr/>
        </w:r>
      </w:ins>
    </w:p>
    <w:p>
      <w:pPr>
        <w:pStyle w:val="BodyText"/>
        <w:rPr/>
      </w:pPr>
      <w:del w:id="567" w:author="Brandon Marquez Salazar" w:date="2026-09-20T19:21:06Z">
        <w:r>
          <w:rPr/>
          <w:delText>To map this behaviour into runtime latencies, l</w:delText>
        </w:r>
      </w:del>
      <w:ins w:id="568" w:author="Brandon Marquez Salazar" w:date="2026-09-20T19:21:06Z">
        <w:r>
          <w:rPr/>
          <w:t>L</w:t>
        </w:r>
      </w:ins>
      <w:r>
        <w:rPr/>
        <w:t xml:space="preserve">et </w:t>
      </w:r>
      <w:r>
        <w:rPr/>
      </w:r>
      <m:oMath xmlns:m="http://schemas.openxmlformats.org/officeDocument/2006/math">
        <m:sSub>
          <m:e>
            <m:r>
              <w:rPr>
                <w:rFonts w:ascii="Cambria Math" w:hAnsi="Cambria Math"/>
              </w:rPr>
              <m:t xml:space="preserve">τ</m:t>
            </m:r>
          </m:e>
          <m:sub>
            <m:r>
              <m:rPr>
                <m:lit/>
                <m:nor/>
              </m:rPr>
              <w:rPr>
                <w:rFonts w:ascii="Cambria Math" w:hAnsi="Cambria Math"/>
              </w:rPr>
              <m:t xml:space="preserve">exec</m:t>
            </m:r>
          </m:sub>
        </m:sSub>
      </m:oMath>
      <w:r>
        <w:rPr/>
        <w:t xml:space="preserve"> be the computational clock time for the symbolic GPU evaluation of a single position vector, and let </w:t>
      </w:r>
      <w:r>
        <w:rPr/>
      </w:r>
      <m:oMath xmlns:m="http://schemas.openxmlformats.org/officeDocument/2006/math">
        <m:sSub>
          <m:e>
            <m:r>
              <w:rPr>
                <w:rFonts w:ascii="Cambria Math" w:hAnsi="Cambria Math"/>
              </w:rPr>
              <m:t xml:space="preserve">τ</m:t>
            </m:r>
          </m:e>
          <m:sub>
            <m:r>
              <m:rPr>
                <m:lit/>
                <m:nor/>
              </m:rPr>
              <w:rPr>
                <w:rFonts w:ascii="Cambria Math" w:hAnsi="Cambria Math"/>
              </w:rPr>
              <m:t xml:space="preserve">bus</m:t>
            </m:r>
          </m:sub>
        </m:sSub>
      </m:oMath>
      <w:r>
        <w:rPr/>
        <w:t xml:space="preserve"> represent the </w:t>
      </w:r>
      <w:commentRangeStart w:id="68"/>
      <w:del w:id="569" w:author="Brandon Marquez Salazar" w:date="2026-09-20T19:23:10Z">
        <w:r>
          <w:rPr/>
          <w:delText>non</w:delText>
          <w:noBreakHyphen/>
          <w:delText xml:space="preserve">negligible </w:delText>
        </w:r>
      </w:del>
      <w:del w:id="570" w:author="Brandon Marquez Salazar" w:date="2026-09-20T19:33:32Z">
        <w:r>
          <w:rPr/>
          <w:delText>PCIe</w:delText>
        </w:r>
      </w:del>
      <w:ins w:id="571" w:author="Brandon Marquez Salazar" w:date="2026-09-20T19:33:41Z">
        <w:r>
          <w:rPr/>
        </w:r>
      </w:ins>
      <w:del w:id="572" w:author="Brandon Marquez Salazar" w:date="2026-09-20T19:33:32Z">
        <w:commentRangeEnd w:id="68"/>
        <w:r>
          <w:commentReference w:id="68"/>
        </w:r>
      </w:del>
      <w:del w:id="573" w:author="Brandon Marquez Salazar" w:date="2026-09-20T19:33:32Z">
        <w:r>
          <w:rPr/>
          <w:delText xml:space="preserve"> </w:delText>
        </w:r>
      </w:del>
      <w:r>
        <w:rPr/>
        <w:t xml:space="preserve">bus latency and synchronisation overhead </w:t>
      </w:r>
      <w:ins w:id="574" w:author="Brandon Marquez Salazar" w:date="2026-09-20T19:32:37Z">
        <w:r>
          <w:rPr/>
          <w:t>for the GPU↔CPU exchange.</w:t>
        </w:r>
      </w:ins>
      <w:del w:id="575" w:author="Brandon Marquez Salazar" w:date="2026-09-20T19:32:36Z">
        <w:r>
          <w:rPr/>
          <w:delText xml:space="preserve">required to copy data into VRAM and return the fitness scalar </w:delText>
        </w:r>
      </w:del>
      <w:del w:id="576" w:author="Brandon Marquez Salazar" w:date="2026-09-20T19:32:36Z">
        <w:r>
          <w:rPr>
            <w:i w:val="false"/>
            <w:iCs w:val="false"/>
          </w:rPr>
          <w:delText>back to the host</w:delText>
        </w:r>
      </w:del>
      <w:r>
        <w:rPr>
          <w:i w:val="false"/>
          <w:iCs w:val="false"/>
        </w:rPr>
        <w:t>. The total wall</w:t>
        <w:noBreakHyphen/>
        <w:t>clock time spent on evaluation</w:t>
      </w:r>
      <w:ins w:id="577" w:author="Brandon Marquez Salazar" w:date="2026-09-20T19:36:12Z">
        <w:r>
          <w:rPr>
            <w:i w:val="false"/>
            <w:iCs w:val="false"/>
          </w:rPr>
          <w:t>s</w:t>
        </w:r>
      </w:ins>
      <w:r>
        <w:rPr>
          <w:i w:val="false"/>
          <w:iCs w:val="false"/>
        </w:rPr>
        <w:t xml:space="preserve"> </w:t>
      </w:r>
      <w:del w:id="578" w:author="Brandon Marquez Salazar" w:date="2026-09-20T19:36:10Z">
        <w:r>
          <w:rPr>
            <w:i w:val="false"/>
            <w:iCs w:val="false"/>
          </w:rPr>
          <w:delText xml:space="preserve">loops </w:delText>
        </w:r>
      </w:del>
      <w:r>
        <w:rPr>
          <w:i w:val="false"/>
          <w:iCs w:val="false"/>
        </w:rPr>
        <w:t>per epoch (</w:t>
      </w:r>
      <w:r>
        <w:rPr/>
      </w:r>
      <m:oMath xmlns:m="http://schemas.openxmlformats.org/officeDocument/2006/math">
        <m:sSub>
          <m:e>
            <m:r>
              <m:rPr>
                <m:lit/>
                <m:nor/>
              </m:rPr>
              <w:rPr>
                <w:rFonts w:ascii="Cambria Math" w:hAnsi="Cambria Math"/>
              </w:rPr>
              <m:t xml:space="preserve">𝓣</m:t>
            </m:r>
          </m:e>
          <m:sub>
            <m:r>
              <m:rPr>
                <m:lit/>
                <m:nor/>
              </m:rPr>
              <w:rPr>
                <w:rFonts w:ascii="Cambria Math" w:hAnsi="Cambria Math"/>
              </w:rPr>
              <m:t xml:space="preserve">eval</m:t>
            </m:r>
          </m:sub>
        </m:sSub>
      </m:oMath>
      <w:r>
        <w:rPr>
          <w:i w:val="false"/>
          <w:iCs w:val="false"/>
        </w:rPr>
        <w:t xml:space="preserve">) is </w:t>
      </w:r>
      <w:del w:id="579" w:author="Brandon Marquez Salazar" w:date="2026-09-20T19:36:20Z">
        <w:r>
          <w:rPr>
            <w:i w:val="false"/>
            <w:iCs w:val="false"/>
          </w:rPr>
          <w:delText xml:space="preserve">formally </w:delText>
        </w:r>
      </w:del>
      <w:r>
        <w:rPr>
          <w:i w:val="false"/>
          <w:iCs w:val="false"/>
        </w:rPr>
        <w:t xml:space="preserve">expressed </w:t>
      </w:r>
      <w:ins w:id="580" w:author="Brandon Marquez Salazar" w:date="2026-09-20T19:24:53Z">
        <w:r>
          <w:rPr>
            <w:i w:val="false"/>
            <w:iCs w:val="false"/>
          </w:rPr>
          <w:t>in Eqns. 2 and 3.</w:t>
        </w:r>
      </w:ins>
      <w:del w:id="581" w:author="Brandon Marquez Salazar" w:date="2026-09-20T19:24:50Z">
        <w:r>
          <w:rPr>
            <w:i w:val="false"/>
            <w:iCs w:val="false"/>
          </w:rPr>
          <w:delText>as:</w:delText>
        </w:r>
      </w:del>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Sup>
                  <m:e>
                    <m:r>
                      <m:rPr>
                        <m:lit/>
                        <m:nor/>
                      </m:rPr>
                      <w:rPr>
                        <w:rFonts w:ascii="Cambria Math" w:hAnsi="Cambria Math"/>
                      </w:rPr>
                      <m:t xml:space="preserve">𝓣</m:t>
                    </m:r>
                  </m:e>
                  <m:sub>
                    <m:r>
                      <m:rPr>
                        <m:lit/>
                        <m:nor/>
                      </m:rPr>
                      <w:rPr>
                        <w:rFonts w:ascii="Cambria Math" w:hAnsi="Cambria Math"/>
                      </w:rPr>
                      <m:t xml:space="preserve">eval</m:t>
                    </m:r>
                  </m:sub>
                  <m:sup>
                    <m:r>
                      <w:rPr>
                        <w:rFonts w:ascii="Cambria Math" w:hAnsi="Cambria Math"/>
                      </w:rPr>
                      <m:t xml:space="preserve">S</m:t>
                    </m:r>
                  </m:sup>
                </m:sSubSup>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2</w:t>
            </w:r>
            <w:r>
              <w:rPr/>
              <w:fldChar w:fldCharType="end"/>
            </w:r>
            <w:r>
              <w:rPr/>
              <w:t>)</w:t>
            </w:r>
          </w:p>
        </w:tc>
      </w:tr>
      <w:tr>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Sup>
                  <m:e>
                    <m:r>
                      <m:rPr>
                        <m:lit/>
                        <m:nor/>
                      </m:rPr>
                      <w:rPr>
                        <w:rFonts w:ascii="Cambria Math" w:hAnsi="Cambria Math"/>
                      </w:rPr>
                      <m:t xml:space="preserve">𝓣</m:t>
                    </m:r>
                  </m:e>
                  <m:sub>
                    <m:r>
                      <m:rPr>
                        <m:lit/>
                        <m:nor/>
                      </m:rPr>
                      <w:rPr>
                        <w:rFonts w:ascii="Cambria Math" w:hAnsi="Cambria Math"/>
                      </w:rPr>
                      <m:t xml:space="preserve">eval</m:t>
                    </m:r>
                  </m:sub>
                  <m:sup>
                    <m:r>
                      <w:rPr>
                        <w:rFonts w:ascii="Cambria Math" w:hAnsi="Cambria Math"/>
                      </w:rPr>
                      <m:t xml:space="preserve">W</m:t>
                    </m:r>
                  </m:sup>
                </m:sSubSup>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3</w:t>
            </w:r>
            <w:r>
              <w:rPr/>
              <w:fldChar w:fldCharType="end"/>
            </w:r>
            <w:r>
              <w:rPr/>
              <w:t>)</w:t>
            </w:r>
          </w:p>
        </w:tc>
      </w:tr>
    </w:tbl>
    <w:p>
      <w:pPr>
        <w:pStyle w:val="BodyText"/>
        <w:rPr/>
      </w:pPr>
      <w:del w:id="582" w:author="Brandon Marquez Salazar" w:date="2026-09-20T19:25:28Z">
        <w:r>
          <w:rPr/>
          <w:delText>By e</w:delText>
        </w:r>
      </w:del>
      <w:del w:id="583" w:author="Brandon Marquez Salazar" w:date="2026-09-20T19:26:32Z">
        <w:r>
          <w:rPr/>
          <w:delText>mbedding these structural</w:delText>
        </w:r>
      </w:del>
      <w:ins w:id="584" w:author="Brandon Marquez Salazar" w:date="2026-09-20T19:25:47Z">
        <w:r>
          <w:rPr>
            <w:rFonts w:eastAsia="SimSun" w:cs="Times New Roman"/>
            <w:color w:val="auto"/>
            <w:spacing w:val="-1"/>
            <w:kern w:val="0"/>
            <w:sz w:val="22"/>
            <w:szCs w:val="20"/>
            <w:lang w:val="en-GB" w:eastAsia="en-US" w:bidi="ar-SA"/>
          </w:rPr>
          <w:t>Translating</w:t>
        </w:r>
      </w:ins>
      <w:ins w:id="585" w:author="Brandon Marquez Salazar" w:date="2026-09-20T19:25:47Z">
        <w:r>
          <w:rPr/>
          <w:t xml:space="preserve"> </w:t>
        </w:r>
      </w:ins>
      <w:ins w:id="586" w:author="Brandon Marquez Salazar" w:date="2026-09-20T19:25:47Z">
        <w:r>
          <w:rPr/>
          <w:t>Eqns. 2 and 3</w:t>
        </w:r>
      </w:ins>
      <w:r>
        <w:rPr/>
        <w:t xml:space="preserve"> </w:t>
      </w:r>
      <w:del w:id="587" w:author="Brandon Marquez Salazar" w:date="2026-09-20T19:25:54Z">
        <w:r>
          <w:rPr/>
          <w:delText xml:space="preserve">operations </w:delText>
        </w:r>
      </w:del>
      <w:r>
        <w:rPr/>
        <w:t>into asymptotic Big-O (</w:t>
      </w:r>
      <w:r>
        <w:rPr/>
      </w:r>
      <m:oMath xmlns:m="http://schemas.openxmlformats.org/officeDocument/2006/math">
        <m:r>
          <m:rPr>
            <m:lit/>
            <m:nor/>
          </m:rPr>
          <w:rPr>
            <w:rFonts w:ascii="Cambria Math" w:hAnsi="Cambria Math"/>
          </w:rPr>
          <m:t xml:space="preserve">𝓞</m:t>
        </m:r>
      </m:oMath>
      <w:r>
        <w:rPr/>
        <w:t xml:space="preserve">) notation, the global complexity profiles </w:t>
      </w:r>
      <w:r>
        <w:rPr/>
      </w:r>
      <m:oMath xmlns:m="http://schemas.openxmlformats.org/officeDocument/2006/math">
        <m:r>
          <m:rPr>
            <m:lit/>
            <m:nor/>
          </m:rPr>
          <w:rPr>
            <w:rFonts w:ascii="Cambria Math" w:hAnsi="Cambria Math"/>
          </w:rPr>
          <m:t xml:space="preserve">𝓒</m:t>
        </m:r>
      </m:oMath>
      <w:r>
        <w:rPr/>
        <w:t xml:space="preserve"> per epoch</w:t>
      </w:r>
      <w:ins w:id="588" w:author="Brandon Marquez Salazar" w:date="2026-09-20T19:26:13Z">
        <w:r>
          <w:rPr/>
          <w:t xml:space="preserve"> </w:t>
        </w:r>
      </w:ins>
      <w:ins w:id="589" w:author="Brandon Marquez Salazar" w:date="2026-09-20T19:26:13Z">
        <w:r>
          <w:rPr/>
          <w:t>takes the forms shown in Eqns. 4 and 5.</w:t>
        </w:r>
      </w:ins>
      <w:r>
        <w:rPr/>
        <w:t xml:space="preserve"> </w:t>
      </w:r>
      <w:del w:id="590" w:author="Brandon Marquez Salazar" w:date="2026-09-20T19:26:07Z">
        <w:r>
          <w:rPr/>
          <w:delText>are summarized as follows:</w:delText>
        </w:r>
      </w:del>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tc>
          <w:tcPr>
            <w:tcW w:w="567" w:type="dxa"/>
            <w:tcBorders/>
          </w:tcPr>
          <w:p>
            <w:pPr>
              <w:pStyle w:val="TableContents"/>
              <w:spacing w:before="0" w:after="0"/>
              <w:rPr/>
            </w:pPr>
            <w:r>
              <w:rPr/>
            </w:r>
          </w:p>
        </w:tc>
        <w:tc>
          <w:tcPr>
            <w:tcW w:w="7136" w:type="dxa"/>
            <w:tcBorders/>
          </w:tcPr>
          <w:p>
            <w:pPr>
              <w:pStyle w:val="TableContents"/>
              <w:spacing w:before="0" w:after="0"/>
              <w:jc w:val="left"/>
              <w:rPr/>
            </w:pPr>
            <w:r>
              <w:rPr/>
            </w:r>
            <m:oMathPara xmlns:m="http://schemas.openxmlformats.org/officeDocument/2006/math">
              <m:oMathParaPr>
                <m:jc m:val="left"/>
              </m:oMathParaPr>
              <m:oMath>
                <m:sSub>
                  <m:e>
                    <m:r>
                      <m:rPr>
                        <m:lit/>
                        <m:nor/>
                      </m:rPr>
                      <w:rPr>
                        <w:rFonts w:ascii="Cambria Math" w:hAnsi="Cambria Math"/>
                      </w:rPr>
                      <m:t xml:space="preserve">𝓒</m:t>
                    </m:r>
                  </m:e>
                  <m:sub>
                    <m:r>
                      <w:rPr>
                        <w:rFonts w:ascii="Cambria Math" w:hAnsi="Cambria Math"/>
                      </w:rPr>
                      <m:t xml:space="preserve">S</m:t>
                    </m:r>
                  </m:sub>
                </m:sSub>
                <m:r>
                  <w:rPr>
                    <w:rFonts w:ascii="Cambria Math" w:hAnsi="Cambria Math"/>
                  </w:rPr>
                  <m:t xml:space="preserve">=</m:t>
                </m:r>
                <m:r>
                  <m:rPr>
                    <m:lit/>
                    <m:nor/>
                  </m:rPr>
                  <w:rPr>
                    <w:rFonts w:ascii="Cambria Math" w:hAnsi="Cambria Math"/>
                  </w:rPr>
                  <m:t xml:space="preserve">𝓞</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e>
                </m:d>
              </m:oMath>
            </m:oMathPara>
          </w:p>
        </w:tc>
        <w:tc>
          <w:tcPr>
            <w:tcW w:w="1135" w:type="dxa"/>
            <w:tcBorders/>
          </w:tcPr>
          <w:p>
            <w:pPr>
              <w:pStyle w:val="TableContents"/>
              <w:spacing w:before="0" w:after="0"/>
              <w:jc w:val="right"/>
              <w:rPr/>
            </w:pPr>
            <w:r>
              <w:rPr/>
              <w:t>(</w:t>
            </w:r>
            <w:r>
              <w:rPr/>
              <w:fldChar w:fldCharType="begin"/>
            </w:r>
            <w:r>
              <w:rPr/>
              <w:instrText xml:space="preserve"> SEQ Equation \* ARABIC </w:instrText>
            </w:r>
            <w:r>
              <w:rPr/>
              <w:fldChar w:fldCharType="separate"/>
            </w:r>
            <w:r>
              <w:rPr/>
              <w:t>4</w:t>
            </w:r>
            <w:r>
              <w:rPr/>
              <w:fldChar w:fldCharType="end"/>
            </w:r>
            <w:r>
              <w:rPr/>
              <w:t>)</w:t>
            </w:r>
          </w:p>
        </w:tc>
      </w:tr>
      <w:tr>
        <w:trPr/>
        <w:tc>
          <w:tcPr>
            <w:tcW w:w="567" w:type="dxa"/>
            <w:tcBorders/>
          </w:tcPr>
          <w:p>
            <w:pPr>
              <w:pStyle w:val="TableContents"/>
              <w:spacing w:before="0" w:after="0"/>
              <w:rPr/>
            </w:pPr>
            <w:r>
              <w:rPr/>
            </w:r>
          </w:p>
        </w:tc>
        <w:tc>
          <w:tcPr>
            <w:tcW w:w="7136" w:type="dxa"/>
            <w:tcBorders/>
          </w:tcPr>
          <w:p>
            <w:pPr>
              <w:pStyle w:val="TableContents"/>
              <w:spacing w:before="0" w:after="0"/>
              <w:jc w:val="left"/>
              <w:rPr/>
            </w:pPr>
            <w:r>
              <w:rPr/>
            </w:r>
            <m:oMathPara xmlns:m="http://schemas.openxmlformats.org/officeDocument/2006/math">
              <m:oMathParaPr>
                <m:jc m:val="left"/>
              </m:oMathParaPr>
              <m:oMath>
                <m:sSub>
                  <m:e>
                    <m:r>
                      <m:rPr>
                        <m:lit/>
                        <m:nor/>
                      </m:rPr>
                      <w:rPr>
                        <w:rFonts w:ascii="Cambria Math" w:hAnsi="Cambria Math"/>
                      </w:rPr>
                      <m:t xml:space="preserve">𝓒</m:t>
                    </m:r>
                  </m:e>
                  <m:sub>
                    <m:r>
                      <w:rPr>
                        <w:rFonts w:ascii="Cambria Math" w:hAnsi="Cambria Math"/>
                      </w:rPr>
                      <m:t xml:space="preserve">W</m:t>
                    </m:r>
                  </m:sub>
                </m:sSub>
                <m:r>
                  <w:rPr>
                    <w:rFonts w:ascii="Cambria Math" w:hAnsi="Cambria Math"/>
                  </w:rPr>
                  <m:t xml:space="preserve">=</m:t>
                </m:r>
                <m:r>
                  <m:rPr>
                    <m:lit/>
                    <m:nor/>
                  </m:rPr>
                  <w:rPr>
                    <w:rFonts w:ascii="Cambria Math" w:hAnsi="Cambria Math"/>
                  </w:rPr>
                  <m:t xml:space="preserve">𝓞</m:t>
                </m:r>
                <m:d>
                  <m:dPr>
                    <m:begChr m:val="("/>
                    <m:endChr m:val=")"/>
                  </m:dPr>
                  <m:e>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D</m:t>
                    </m:r>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log</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e>
                </m:d>
              </m:oMath>
            </m:oMathPara>
          </w:p>
        </w:tc>
        <w:tc>
          <w:tcPr>
            <w:tcW w:w="1135" w:type="dxa"/>
            <w:tcBorders/>
          </w:tcPr>
          <w:p>
            <w:pPr>
              <w:pStyle w:val="TableContents"/>
              <w:spacing w:before="0" w:after="0"/>
              <w:jc w:val="right"/>
              <w:rPr/>
            </w:pPr>
            <w:r>
              <w:rPr/>
              <w:t>(</w:t>
            </w:r>
            <w:r>
              <w:rPr/>
              <w:fldChar w:fldCharType="begin"/>
            </w:r>
            <w:r>
              <w:rPr/>
              <w:instrText xml:space="preserve"> SEQ Equation \* ARABIC </w:instrText>
            </w:r>
            <w:r>
              <w:rPr/>
              <w:fldChar w:fldCharType="separate"/>
            </w:r>
            <w:r>
              <w:rPr/>
              <w:t>5</w:t>
            </w:r>
            <w:r>
              <w:rPr/>
              <w:fldChar w:fldCharType="end"/>
            </w:r>
            <w:r>
              <w:rPr/>
              <w:t>)</w:t>
            </w:r>
          </w:p>
        </w:tc>
      </w:tr>
    </w:tbl>
    <w:p>
      <w:pPr>
        <w:pStyle w:val="BodyText"/>
        <w:rPr/>
      </w:pPr>
      <w:r>
        <w:rPr/>
      </w:r>
    </w:p>
    <w:p>
      <w:pPr>
        <w:pStyle w:val="BodyText"/>
        <w:rPr>
          <w:ins w:id="599" w:author="Brandon Marquez Salazar" w:date="2026-09-20T19:41:37Z"/>
        </w:rPr>
      </w:pPr>
      <w:r>
        <w:rPr/>
        <w:t xml:space="preserve">Within </w:t>
      </w:r>
      <w:r>
        <w:rPr/>
      </w:r>
      <m:oMath xmlns:m="http://schemas.openxmlformats.org/officeDocument/2006/math">
        <m:r>
          <w:rPr>
            <w:rFonts w:ascii="Cambria Math" w:hAnsi="Cambria Math"/>
          </w:rPr>
          <m:t xml:space="preserve">W</m:t>
        </m:r>
      </m:oMath>
      <w:r>
        <w:rPr/>
        <w:t>,</w:t>
      </w:r>
      <w:del w:id="591" w:author="Brandon Marquez Salazar" w:date="2026-09-20T19:39:02Z">
        <w:r>
          <w:rPr/>
          <w:delText xml:space="preserve"> the logarithmic term</w:delText>
        </w:r>
      </w:del>
      <w:r>
        <w:rPr/>
        <w:t xml:space="preserv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log</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oMath>
      <w:r>
        <w:rPr/>
        <w:t xml:space="preserve"> </w:t>
      </w:r>
      <w:del w:id="592" w:author="Brandon Marquez Salazar" w:date="2026-09-20T19:39:50Z">
        <w:r>
          <w:rPr/>
          <w:delText>represents</w:delText>
        </w:r>
      </w:del>
      <w:ins w:id="593" w:author="Brandon Marquez Salazar" w:date="2026-09-20T19:39:50Z">
        <w:r>
          <w:rPr/>
          <w:t>is</w:t>
        </w:r>
      </w:ins>
      <w:r>
        <w:rPr/>
        <w:t xml:space="preserve"> the </w:t>
      </w:r>
      <w:del w:id="594" w:author="Brandon Marquez Salazar" w:date="2026-09-20T19:40:03Z">
        <w:r>
          <w:rPr/>
          <w:delText xml:space="preserve">CPU-bound </w:delText>
        </w:r>
      </w:del>
      <w:r>
        <w:rPr/>
        <w:t>competitive sorting algorithm (</w:t>
      </w:r>
      <w:r>
        <w:rPr>
          <w:rFonts w:ascii="Courier New" w:hAnsi="Courier New"/>
        </w:rPr>
        <w:t>Timsort</w:t>
      </w:r>
      <w:r>
        <w:rPr/>
        <w:t>) utilised to prune excess weeds</w:t>
      </w:r>
      <w:ins w:id="595" w:author="Brandon Marquez Salazar" w:date="2026-09-20T19:40:17Z">
        <w:r>
          <w:rPr/>
          <w:t>.</w:t>
        </w:r>
      </w:ins>
      <w:del w:id="596" w:author="Brandon Marquez Salazar" w:date="2026-09-20T19:40:24Z">
        <w:r>
          <w:rPr/>
          <w:delText>, while the factor</w:delText>
        </w:r>
      </w:del>
      <w:r>
        <w:rPr/>
        <w:t xml:space="preserv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τ</m:t>
            </m:r>
          </m:e>
          <m:sub>
            <m:r>
              <w:rPr>
                <w:rFonts w:ascii="Cambria Math" w:hAnsi="Cambria Math"/>
              </w:rPr>
              <m:t xml:space="preserve">bus</m:t>
            </m:r>
          </m:sub>
        </m:sSub>
      </m:oMath>
      <w:r>
        <w:rPr/>
        <w:t xml:space="preserve"> acts as a multiplicative overhead.</w:t>
      </w:r>
      <w:del w:id="597" w:author="Brandon Marquez Salazar" w:date="2026-09-20T19:41:10Z">
        <w:r>
          <w:rPr/>
          <w:delText xml:space="preserve"> Because exploration trajectories dynamically drive seed dispersal over</w:delText>
        </w:r>
      </w:del>
      <w:r>
        <w:rPr/>
        <w:t xml:space="preserve"> </w:t>
      </w:r>
      <w:del w:id="598" w:author="Brandon Marquez Salazar" w:date="2026-09-20T19:41:35Z">
        <w:r>
          <w:rPr/>
          <w:delText>the rugged landscape, minor hyperparameter modifications</w:delText>
        </w:r>
      </w:del>
    </w:p>
    <w:p>
      <w:pPr>
        <w:pStyle w:val="BodyText"/>
        <w:rPr/>
      </w:pPr>
      <w:del w:id="600" w:author="Brandon Marquez Salazar" w:date="2026-09-20T19:43:16Z">
        <w:r>
          <w:rPr/>
        </w:r>
      </w:del>
      <w:del w:id="601" w:author="Brandon Marquez Salazar" w:date="2026-09-20T19:43:16Z">
        <w:r>
          <w:rPr/>
          <w:delText xml:space="preserve"> </w:delText>
        </w:r>
      </w:del>
      <w:del w:id="602" w:author="Brandon Marquez Salazar" w:date="2026-09-20T19:43:16Z">
        <w:r>
          <w:rPr/>
          <w:delText>(</w:delText>
        </w:r>
      </w:del>
      <w:del w:id="603" w:author="Brandon Marquez Salazar" w:date="2026-09-20T19:43:16Z">
        <w:r>
          <w:rPr/>
        </w:r>
      </w:del>
      <w:del w:id="604" w:author="Brandon Marquez Salazar" w:date="2026-09-20T19:43:16Z">
        <w:r>
          <w:rPr/>
          <w:delText xml:space="preserve">, </w:delText>
        </w:r>
      </w:del>
      <w:del w:id="605" w:author="Brandon Marquez Salazar" w:date="2026-09-20T19:43:16Z">
        <w:r>
          <w:rPr/>
        </w:r>
      </w:del>
      <w:del w:id="606" w:author="Brandon Marquez Salazar" w:date="2026-09-20T19:43:16Z">
        <w:r>
          <w:rPr/>
          <w:delText xml:space="preserve">, or </w:delText>
        </w:r>
      </w:del>
      <w:del w:id="607" w:author="Brandon Marquez Salazar" w:date="2026-09-20T19:43:16Z">
        <w:r>
          <w:rPr/>
        </w:r>
      </w:del>
      <w:del w:id="608" w:author="Brandon Marquez Salazar" w:date="2026-09-20T19:43:16Z">
        <w:r>
          <w:rPr/>
          <w:delText xml:space="preserve">) trigger massive expansions or contractions in </w:delText>
        </w:r>
      </w:del>
      <w:del w:id="609" w:author="Brandon Marquez Salazar" w:date="2026-09-20T19:43:16Z">
        <w:r>
          <w:rPr/>
        </w:r>
      </w:del>
      <w:del w:id="610" w:author="Brandon Marquez Salazar" w:date="2026-09-20T19:43:16Z">
        <w:r>
          <w:rPr/>
          <w:delText xml:space="preserve">. Due to the sequential host-device synchronisation barrier, this mathematical formulation guarantees the sharp temporal volatility observed across the alternative experimental setups, whereas </w:delText>
        </w:r>
      </w:del>
      <w:del w:id="611" w:author="Brandon Marquez Salazar" w:date="2026-09-20T19:43:16Z">
        <w:r>
          <w:rPr/>
        </w:r>
      </w:del>
      <w:del w:id="612" w:author="Brandon Marquez Salazar" w:date="2026-09-20T19:43:16Z">
        <w:r>
          <w:rPr/>
          <w:delText xml:space="preserve"> remains executionally flat.</w:delText>
        </w:r>
      </w:del>
    </w:p>
    <w:p>
      <w:pPr>
        <w:pStyle w:val="Heading3"/>
        <w:rPr/>
        <w:pPrChange w:id="0" w:author="Brandon Marquez Salazar" w:date="2026-09-20T16:57:05Z">
          <w:pPr>
            <w:pStyle w:val="Heading3"/>
          </w:pPr>
        </w:pPrChange>
      </w:pPr>
      <w:r>
        <w:rPr/>
        <w:t>About Computational Resources</w:t>
      </w:r>
    </w:p>
    <w:p>
      <w:pPr>
        <w:pStyle w:val="BodyText"/>
        <w:ind w:hanging="0" w:left="0" w:right="0"/>
        <w:rPr/>
      </w:pPr>
      <w:commentRangeStart w:id="69"/>
      <w:del w:id="613" w:author="Brandon Marquez Salazar" w:date="2026-09-20T19:43:37Z">
        <w:r>
          <w:rPr/>
          <w:delText>All computational experiments, algorithmic executions, and simulation workloads presented in this study were conducted on a dedicated</w:delText>
        </w:r>
      </w:del>
      <w:ins w:id="614" w:author="Brandon Marquez Salazar" w:date="2026-09-20T19:45:20Z">
        <w:r>
          <w:rPr/>
        </w:r>
      </w:ins>
      <w:del w:id="615" w:author="Brandon Marquez Salazar" w:date="2026-09-20T19:43:37Z">
        <w:commentRangeEnd w:id="69"/>
        <w:r>
          <w:commentReference w:id="69"/>
        </w:r>
      </w:del>
      <w:del w:id="616" w:author="Brandon Marquez Salazar" w:date="2026-09-20T19:43:37Z">
        <w:r>
          <w:rPr/>
          <w:delText xml:space="preserve"> </w:delText>
        </w:r>
      </w:del>
      <w:ins w:id="617" w:author="Brandon Marquez Salazar" w:date="2026-09-20T19:43:57Z">
        <w:r>
          <w:rPr/>
          <w:t>The</w:t>
        </w:r>
      </w:ins>
      <w:del w:id="618" w:author="Brandon Marquez Salazar" w:date="2026-09-20T19:54:52Z">
        <w:r>
          <w:rPr/>
          <w:delText>desktop</w:delText>
        </w:r>
      </w:del>
      <w:r>
        <w:rPr/>
        <w:t xml:space="preserve"> </w:t>
      </w:r>
      <w:r>
        <w:rPr>
          <w:b/>
          <w:bCs/>
        </w:rPr>
        <w:t>processing node</w:t>
      </w:r>
      <w:del w:id="619" w:author="Brandon Marquez Salazar" w:date="2026-09-20T19:44:41Z">
        <w:r>
          <w:rPr/>
          <w:delText xml:space="preserve">. </w:delText>
        </w:r>
      </w:del>
      <w:ins w:id="620" w:author="Brandon Marquez Salazar" w:date="2026-09-20T19:53:58Z">
        <w:r>
          <w:rPr/>
          <w:t xml:space="preserve"> </w:t>
        </w:r>
      </w:ins>
      <w:ins w:id="621" w:author="Brandon Marquez Salazar" w:date="2026-09-20T19:55:00Z">
        <w:r>
          <w:rPr/>
          <w:t>utilised</w:t>
        </w:r>
      </w:ins>
      <w:commentRangeStart w:id="70"/>
      <w:del w:id="622" w:author="Brandon Marquez Salazar" w:date="2026-09-20T19:44:41Z">
        <w:r>
          <w:rPr/>
          <w:delText>The underlying hardware infrastructure</w:delText>
        </w:r>
      </w:del>
      <w:ins w:id="623" w:author="Brandon Marquez Salazar" w:date="2026-09-20T19:45:50Z">
        <w:r>
          <w:rPr/>
        </w:r>
      </w:ins>
      <w:del w:id="624" w:author="Brandon Marquez Salazar" w:date="2026-09-20T19:44:41Z">
        <w:commentRangeEnd w:id="70"/>
        <w:r>
          <w:commentReference w:id="70"/>
        </w:r>
      </w:del>
      <w:del w:id="625" w:author="Brandon Marquez Salazar" w:date="2026-09-20T19:44:41Z">
        <w:r>
          <w:rPr/>
          <w:delText xml:space="preserve"> </w:delText>
        </w:r>
      </w:del>
      <w:ins w:id="626" w:author="Brandon Marquez Salazar" w:date="2026-09-20T19:55:53Z">
        <w:r>
          <w:rPr/>
          <w:t xml:space="preserve"> </w:t>
        </w:r>
      </w:ins>
      <w:ins w:id="627" w:author="Brandon Marquez Salazar" w:date="2026-09-20T19:55:53Z">
        <w:r>
          <w:rPr/>
          <w:t xml:space="preserve">was an  </w:t>
        </w:r>
      </w:ins>
      <w:ins w:id="628" w:author="Brandon Marquez Salazar" w:date="2026-09-20T19:55:53Z">
        <w:r>
          <w:rPr>
            <w:b/>
            <w:bCs/>
          </w:rPr>
          <w:t>Alienware</w:t>
        </w:r>
      </w:ins>
      <w:ins w:id="629" w:author="Brandon Marquez Salazar" w:date="2026-09-20T19:55:53Z">
        <w:r>
          <w:rPr/>
          <w:t xml:space="preserve"> desktop</w:t>
        </w:r>
      </w:ins>
      <w:del w:id="630" w:author="Brandon Marquez Salazar" w:date="2026-09-20T19:56:14Z">
        <w:r>
          <w:rPr/>
          <w:delText>comprised</w:delText>
        </w:r>
      </w:del>
      <w:ins w:id="631" w:author="Brandon Marquez Salazar" w:date="2026-09-20T19:56:18Z">
        <w:r>
          <w:rPr/>
          <w:t xml:space="preserve"> with</w:t>
        </w:r>
      </w:ins>
      <w:r>
        <w:rPr/>
        <w:t xml:space="preserve"> an </w:t>
      </w:r>
      <w:r>
        <w:rPr>
          <w:b/>
          <w:bCs/>
        </w:rPr>
        <w:t>Intel Core i7-13700F processor</w:t>
      </w:r>
      <w:r>
        <w:rPr/>
        <w:t xml:space="preserve"> (13th Generation) </w:t>
      </w:r>
      <w:commentRangeStart w:id="71"/>
      <w:del w:id="632" w:author="Brandon Marquez Salazar" w:date="2026-09-20T19:46:38Z">
        <w:r>
          <w:rPr/>
          <w:delText xml:space="preserve">featuring 16 </w:delText>
        </w:r>
      </w:del>
      <w:del w:id="633" w:author="Brandon Marquez Salazar" w:date="2026-09-20T19:46:38Z">
        <w:r>
          <w:rPr>
            <w:b/>
            <w:bCs/>
          </w:rPr>
          <w:delText>cores</w:delText>
        </w:r>
      </w:del>
      <w:del w:id="634" w:author="Brandon Marquez Salazar" w:date="2026-09-20T19:46:38Z">
        <w:r>
          <w:rPr/>
          <w:delText xml:space="preserve"> (configured as 8 </w:delText>
        </w:r>
      </w:del>
      <w:del w:id="635" w:author="Brandon Marquez Salazar" w:date="2026-09-20T19:46:38Z">
        <w:r>
          <w:rPr>
            <w:b/>
            <w:bCs/>
            <w:i/>
            <w:iCs/>
          </w:rPr>
          <w:delText>multi-threaded performance cores</w:delText>
        </w:r>
      </w:del>
      <w:del w:id="636" w:author="Brandon Marquez Salazar" w:date="2026-09-20T19:46:38Z">
        <w:r>
          <w:rPr/>
          <w:delText xml:space="preserve"> and 8 </w:delText>
        </w:r>
      </w:del>
      <w:del w:id="637" w:author="Brandon Marquez Salazar" w:date="2026-09-20T19:46:38Z">
        <w:r>
          <w:rPr>
            <w:b/>
            <w:bCs/>
            <w:i/>
            <w:iCs/>
          </w:rPr>
          <w:delText>single-threaded efficient cores</w:delText>
        </w:r>
      </w:del>
      <w:del w:id="638" w:author="Brandon Marquez Salazar" w:date="2026-09-20T19:46:38Z">
        <w:r>
          <w:rPr/>
          <w:delText>)</w:delText>
        </w:r>
      </w:del>
      <w:ins w:id="639" w:author="Brandon Marquez Salazar" w:date="2026-09-20T19:46:42Z">
        <w:r>
          <w:rPr/>
        </w:r>
      </w:ins>
      <w:del w:id="640" w:author="Brandon Marquez Salazar" w:date="2026-09-20T19:47:10Z">
        <w:commentRangeEnd w:id="71"/>
        <w:r>
          <w:commentReference w:id="71"/>
        </w:r>
      </w:del>
      <w:del w:id="641" w:author="Brandon Marquez Salazar" w:date="2026-09-20T19:47:10Z">
        <w:r>
          <w:rPr/>
          <w:delText xml:space="preserve"> </w:delText>
        </w:r>
      </w:del>
      <w:commentRangeStart w:id="72"/>
      <w:del w:id="642" w:author="Brandon Marquez Salazar" w:date="2026-09-20T19:47:10Z">
        <w:r>
          <w:rPr/>
          <w:delText xml:space="preserve">operating at an average frequency of 4.38 GHz, backed by 24 MiB of </w:delText>
        </w:r>
      </w:del>
      <w:del w:id="643" w:author="Brandon Marquez Salazar" w:date="2026-09-20T19:47:10Z">
        <w:r>
          <w:rPr>
            <w:b/>
            <w:bCs/>
          </w:rPr>
          <w:delText>L2 cache</w:delText>
        </w:r>
      </w:del>
      <w:ins w:id="644" w:author="Brandon Marquez Salazar" w:date="2026-09-20T19:47:20Z">
        <w:r>
          <w:rPr>
            <w:b/>
            <w:bCs/>
          </w:rPr>
        </w:r>
      </w:ins>
      <w:commentRangeEnd w:id="72"/>
      <w:r>
        <w:commentReference w:id="72"/>
      </w:r>
      <w:ins w:id="645" w:author="Brandon Marquez Salazar" w:date="2026-09-20T19:47:53Z">
        <w:r>
          <w:rPr>
            <w:b/>
            <w:bCs/>
          </w:rPr>
          <w:t>,</w:t>
        </w:r>
      </w:ins>
      <w:del w:id="646" w:author="Brandon Marquez Salazar" w:date="2026-09-20T19:47:53Z">
        <w:r>
          <w:rPr/>
          <w:delText>.</w:delText>
        </w:r>
      </w:del>
      <w:r>
        <w:rPr/>
        <w:t xml:space="preserve"> </w:t>
      </w:r>
      <w:commentRangeStart w:id="73"/>
      <w:del w:id="647" w:author="Brandon Marquez Salazar" w:date="2026-09-20T19:47:58Z">
        <w:r>
          <w:rPr/>
          <w:delText>System</w:delText>
        </w:r>
      </w:del>
      <w:ins w:id="648" w:author="Brandon Marquez Salazar" w:date="2026-09-20T19:47:58Z">
        <w:r>
          <w:rPr/>
          <w:t xml:space="preserve">16 GiB of </w:t>
        </w:r>
      </w:ins>
      <w:del w:id="649" w:author="Brandon Marquez Salazar" w:date="2026-09-20T19:48:21Z">
        <w:r>
          <w:rPr/>
          <w:delText xml:space="preserve"> </w:delText>
        </w:r>
      </w:del>
      <w:del w:id="650" w:author="Brandon Marquez Salazar" w:date="2026-09-20T19:48:21Z">
        <w:r>
          <w:rPr>
            <w:b/>
            <w:bCs/>
          </w:rPr>
          <w:delText>memory</w:delText>
        </w:r>
      </w:del>
      <w:del w:id="651" w:author="Brandon Marquez Salazar" w:date="2026-09-20T19:48:21Z">
        <w:r>
          <w:rPr/>
          <w:delText xml:space="preserve"> requirements were fulfilled by 16 GiB of volatile </w:delText>
        </w:r>
      </w:del>
      <w:r>
        <w:rPr>
          <w:b/>
          <w:bCs/>
        </w:rPr>
        <w:t>RAM</w:t>
      </w:r>
      <w:ins w:id="652" w:author="Brandon Marquez Salazar" w:date="2026-09-20T19:48:27Z">
        <w:r>
          <w:rPr>
            <w:b/>
            <w:bCs/>
          </w:rPr>
        </w:r>
      </w:ins>
      <w:commentRangeEnd w:id="73"/>
      <w:r>
        <w:commentReference w:id="73"/>
      </w:r>
      <w:r>
        <w:rPr/>
        <w:t>,</w:t>
      </w:r>
      <w:del w:id="653" w:author="Brandon Marquez Salazar" w:date="2026-09-20T19:48:47Z">
        <w:r>
          <w:rPr/>
          <w:delText xml:space="preserve"> whilst</w:delText>
        </w:r>
      </w:del>
      <w:r>
        <w:rPr/>
        <w:t xml:space="preserve"> </w:t>
      </w:r>
      <w:commentRangeStart w:id="74"/>
      <w:ins w:id="654" w:author="Brandon Marquez Salazar" w:date="2026-09-20T19:49:01Z">
        <w:r>
          <w:rPr/>
          <w:t xml:space="preserve">1 TiB </w:t>
        </w:r>
      </w:ins>
      <w:ins w:id="655" w:author="Brandon Marquez Salazar" w:date="2026-09-20T19:49:01Z">
        <w:r>
          <w:rPr>
            <w:b/>
            <w:bCs/>
          </w:rPr>
          <w:t>SK Hynix PC811 NVMe solid-state drive</w:t>
        </w:r>
      </w:ins>
      <w:ins w:id="656" w:author="Brandon Marquez Salazar" w:date="2026-09-20T19:49:01Z">
        <w:r>
          <w:rPr>
            <w:b/>
            <w:bCs/>
          </w:rPr>
          <w:t xml:space="preserve">  </w:t>
        </w:r>
      </w:ins>
      <w:ins w:id="657" w:author="Brandon Marquez Salazar" w:date="2026-09-20T19:49:01Z">
        <w:r>
          <w:rPr>
            <w:b/>
            <w:bCs/>
          </w:rPr>
          <w:t xml:space="preserve">as </w:t>
        </w:r>
      </w:ins>
      <w:r>
        <w:rPr/>
        <w:t>primary</w:t>
      </w:r>
      <w:del w:id="658" w:author="Brandon Marquez Salazar" w:date="2026-09-20T19:58:38Z">
        <w:r>
          <w:rPr/>
          <w:delText xml:space="preserve"> </w:delText>
        </w:r>
      </w:del>
      <w:del w:id="659" w:author="Brandon Marquez Salazar" w:date="2026-09-20T19:58:38Z">
        <w:r>
          <w:rPr>
            <w:b/>
            <w:bCs/>
          </w:rPr>
          <w:delText>data</w:delText>
        </w:r>
      </w:del>
      <w:r>
        <w:rPr>
          <w:b/>
          <w:bCs/>
        </w:rPr>
        <w:t xml:space="preserve"> storage</w:t>
      </w:r>
      <w:del w:id="660" w:author="Brandon Marquez Salazar" w:date="2026-09-20T19:49:10Z">
        <w:r>
          <w:rPr/>
          <w:delText xml:space="preserve"> and high</w:delText>
          <w:noBreakHyphen/>
          <w:delText>speed I/O operations were handled via a</w:delText>
        </w:r>
      </w:del>
      <w:del w:id="661" w:author="Brandon Marquez Salazar" w:date="2026-09-20T19:48:58Z">
        <w:r>
          <w:rPr/>
          <w:delText xml:space="preserve"> 1 TiB </w:delText>
        </w:r>
      </w:del>
      <w:del w:id="662" w:author="Brandon Marquez Salazar" w:date="2026-09-20T19:48:58Z">
        <w:r>
          <w:rPr>
            <w:b/>
            <w:bCs/>
          </w:rPr>
          <w:delText>SK Hynix PC811 NVMe solid-state drive</w:delText>
        </w:r>
      </w:del>
      <w:ins w:id="663" w:author="Brandon Marquez Salazar" w:date="2026-09-20T19:49:43Z">
        <w:r>
          <w:rPr>
            <w:b w:val="false"/>
            <w:bCs w:val="false"/>
          </w:rPr>
          <w:t>;</w:t>
        </w:r>
      </w:ins>
      <w:del w:id="664" w:author="Brandon Marquez Salazar" w:date="2026-09-20T19:49:43Z">
        <w:r>
          <w:rPr/>
          <w:delText>.</w:delText>
        </w:r>
      </w:del>
      <w:r>
        <w:rPr/>
        <w:t xml:space="preserve"> </w:t>
      </w:r>
      <w:ins w:id="665" w:author="Brandon Marquez Salazar" w:date="2026-09-20T19:49:19Z">
        <w:r>
          <w:rPr/>
        </w:r>
      </w:ins>
      <w:commentRangeEnd w:id="74"/>
      <w:r>
        <w:commentReference w:id="74"/>
      </w:r>
      <w:ins w:id="666" w:author="Brandon Marquez Salazar" w:date="2026-09-20T19:50:05Z">
        <w:r>
          <w:rPr>
            <w:b/>
            <w:bCs/>
          </w:rPr>
          <w:t>NVIDIA GeForce RTX 4060 graphics processing unit (GPU)</w:t>
        </w:r>
      </w:ins>
      <w:ins w:id="667" w:author="Brandon Marquez Salazar" w:date="2026-09-20T19:51:13Z">
        <w:r>
          <w:rPr>
            <w:b w:val="false"/>
            <w:bCs w:val="false"/>
          </w:rPr>
          <w:t>.</w:t>
        </w:r>
      </w:ins>
    </w:p>
    <w:p>
      <w:pPr>
        <w:pStyle w:val="BodyText"/>
        <w:bidi w:val="0"/>
        <w:ind w:hanging="0" w:left="0" w:right="0"/>
        <w:rPr/>
      </w:pPr>
      <w:commentRangeStart w:id="75"/>
      <w:del w:id="668" w:author="Brandon Marquez Salazar" w:date="2026-09-20T19:49:55Z">
        <w:r>
          <w:rPr/>
          <w:delText>To support hardware</w:delText>
          <w:noBreakHyphen/>
          <w:delText>accelerated processing and parallel computing tasks, the workstation utilised an</w:delText>
        </w:r>
      </w:del>
      <w:del w:id="669" w:author="Brandon Marquez Salazar" w:date="2026-09-20T19:57:31Z">
        <w:r>
          <w:rPr/>
          <w:delText xml:space="preserve"> </w:delText>
        </w:r>
      </w:del>
      <w:del w:id="670" w:author="Brandon Marquez Salazar" w:date="2026-09-20T19:50:03Z">
        <w:r>
          <w:rPr>
            <w:b/>
            <w:bCs/>
          </w:rPr>
          <w:delText>NVIDIA GeForce RTX 4060 graphics processing unit (GPU)</w:delText>
        </w:r>
      </w:del>
      <w:del w:id="671" w:author="Brandon Marquez Salazar" w:date="2026-09-20T19:57:31Z">
        <w:r>
          <w:rPr/>
          <w:delText>,</w:delText>
        </w:r>
      </w:del>
      <w:del w:id="672" w:author="Brandon Marquez Salazar" w:date="2026-09-20T19:51:38Z">
        <w:r>
          <w:rPr/>
          <w:delText xml:space="preserve"> operating under the proprietary </w:delText>
        </w:r>
      </w:del>
      <w:del w:id="673" w:author="Brandon Marquez Salazar" w:date="2026-09-20T19:51:38Z">
        <w:r>
          <w:rPr>
            <w:b/>
            <w:bCs/>
          </w:rPr>
          <w:delText xml:space="preserve">NVIDIA driver </w:delText>
        </w:r>
      </w:del>
      <w:del w:id="674" w:author="Brandon Marquez Salazar" w:date="2026-09-20T19:51:38Z">
        <w:r>
          <w:rPr/>
          <w:delText>(version </w:delText>
        </w:r>
      </w:del>
      <w:del w:id="675" w:author="Brandon Marquez Salazar" w:date="2026-09-20T19:51:38Z">
        <w:r>
          <w:rPr>
            <w:rFonts w:ascii="Courier New" w:hAnsi="Courier New"/>
          </w:rPr>
          <w:delText>580.142</w:delText>
        </w:r>
      </w:del>
      <w:del w:id="676" w:author="Brandon Marquez Salazar" w:date="2026-09-20T19:51:38Z">
        <w:r>
          <w:rPr/>
          <w:delText xml:space="preserve">) with full </w:delText>
        </w:r>
      </w:del>
      <w:del w:id="677" w:author="Brandon Marquez Salazar" w:date="2026-09-20T19:51:38Z">
        <w:r>
          <w:rPr>
            <w:b/>
            <w:bCs/>
          </w:rPr>
          <w:delText>OpenGL 4.6.0 API</w:delText>
        </w:r>
      </w:del>
      <w:del w:id="678" w:author="Brandon Marquez Salazar" w:date="2026-09-20T19:51:38Z">
        <w:r>
          <w:rPr/>
          <w:delText xml:space="preserve"> capability. </w:delText>
        </w:r>
      </w:del>
      <w:r>
        <w:rPr/>
        <w:t>T</w:t>
      </w:r>
      <w:del w:id="679" w:author="Brandon Marquez Salazar" w:date="2026-09-20T19:59:14Z">
        <w:r>
          <w:rPr/>
          <w:delText xml:space="preserve">he software ecosystem was deployed on </w:delText>
        </w:r>
      </w:del>
      <w:ins w:id="680" w:author="Brandon Marquez Salazar" w:date="2026-09-20T19:59:14Z">
        <w:r>
          <w:rPr/>
          <w:t xml:space="preserve">he operative system was </w:t>
        </w:r>
      </w:ins>
      <w:r>
        <w:rPr/>
        <w:t>a 64</w:t>
        <w:noBreakHyphen/>
        <w:t>bit </w:t>
      </w:r>
      <w:r>
        <w:rPr>
          <w:b/>
          <w:bCs/>
        </w:rPr>
        <w:t>Void Linux</w:t>
      </w:r>
      <w:r>
        <w:rPr/>
        <w:t xml:space="preserve"> distribution running a monolithic </w:t>
      </w:r>
      <w:r>
        <w:rPr>
          <w:b/>
          <w:bCs/>
        </w:rPr>
        <w:t>Linux kernel</w:t>
      </w:r>
      <w:r>
        <w:rPr/>
        <w:t xml:space="preserve"> (version </w:t>
      </w:r>
      <w:r>
        <w:rPr>
          <w:rFonts w:ascii="Courier New" w:hAnsi="Courier New"/>
        </w:rPr>
        <w:t>6.12.82</w:t>
      </w:r>
      <w:r>
        <w:rPr/>
        <w:t>)</w:t>
      </w:r>
      <w:ins w:id="681" w:author="Brandon Marquez Salazar" w:date="2026-09-20T19:51:43Z">
        <w:r>
          <w:rPr/>
          <w:t xml:space="preserve"> </w:t>
        </w:r>
      </w:ins>
      <w:ins w:id="682" w:author="Brandon Marquez Salazar" w:date="2026-09-20T19:51:43Z">
        <w:r>
          <w:rPr/>
          <w:t xml:space="preserve">complemented with the proprietary </w:t>
        </w:r>
      </w:ins>
      <w:ins w:id="683" w:author="Brandon Marquez Salazar" w:date="2026-09-20T19:51:43Z">
        <w:r>
          <w:rPr>
            <w:b/>
            <w:bCs/>
          </w:rPr>
          <w:t xml:space="preserve">NVIDIA driver </w:t>
        </w:r>
      </w:ins>
      <w:ins w:id="684" w:author="Brandon Marquez Salazar" w:date="2026-09-20T19:51:43Z">
        <w:r>
          <w:rPr/>
          <w:t>(version </w:t>
        </w:r>
      </w:ins>
      <w:ins w:id="685" w:author="Brandon Marquez Salazar" w:date="2026-09-20T19:51:43Z">
        <w:r>
          <w:rPr>
            <w:rFonts w:ascii="Courier New" w:hAnsi="Courier New"/>
          </w:rPr>
          <w:t>580.142</w:t>
        </w:r>
      </w:ins>
      <w:ins w:id="686" w:author="Brandon Marquez Salazar" w:date="2026-09-20T19:51:43Z">
        <w:r>
          <w:rPr/>
          <w:t>)</w:t>
        </w:r>
      </w:ins>
      <w:del w:id="687" w:author="Brandon Marquez Salazar" w:date="2026-09-20T19:51:43Z">
        <w:r>
          <w:rPr/>
          <w:delText>.</w:delText>
        </w:r>
      </w:del>
      <w:ins w:id="688" w:author="Brandon Marquez Salazar" w:date="2026-09-20T19:51:56Z">
        <w:r>
          <w:rPr/>
          <w:t>.</w:t>
        </w:r>
      </w:ins>
      <w:commentRangeEnd w:id="75"/>
      <w:r>
        <w:commentReference w:id="75"/>
      </w:r>
      <w:ins w:id="689" w:author="Brandon Marquez Salazar" w:date="2026-09-20T19:52:13Z">
        <w:r>
          <w:rPr/>
        </w:r>
      </w:ins>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Experiments and Results</w:t>
      </w:r>
    </w:p>
    <w:p>
      <w:pPr>
        <w:pStyle w:val="BodyText"/>
        <w:bidi w:val="0"/>
        <w:rPr>
          <w:ins w:id="702" w:author="Brandon Marquez Salazar" w:date="2026-09-20T20:54:47Z"/>
        </w:rPr>
      </w:pPr>
      <w:commentRangeStart w:id="76"/>
      <w:del w:id="690" w:author="Brandon Marquez Salazar" w:date="2026-09-20T20:16:09Z">
        <w:r>
          <w:rPr/>
          <w:delText>After performing the optimisation for all 32 models, the analysis of the 8 800 execution runs from each instance yielded highly non-linear distributions. While minor outliers were isolated at extreme high</w:delText>
          <w:noBreakHyphen/>
          <w:delText> or low</w:delText>
          <w:noBreakHyphen/>
          <w:delText>energy bounds due to the steep constraints of the Type IIB torsion potential, the vast majority of the converged scalar equilibria concentrated tightly around near zero </w:delText>
        </w:r>
      </w:del>
      <w:del w:id="691" w:author="Brandon Marquez Salazar" w:date="2026-09-20T20:16:09Z">
        <w:r>
          <w:rPr/>
        </w:r>
      </w:del>
      <w:del w:id="692" w:author="Brandon Marquez Salazar" w:date="2026-09-20T20:16:09Z">
        <w:r>
          <w:rPr/>
          <w:delText xml:space="preserve"> values.</w:delText>
        </w:r>
      </w:del>
      <w:ins w:id="693" w:author="Brandon Marquez Salazar" w:date="2026-09-20T20:47:29Z">
        <w:r>
          <w:rPr/>
          <w:t>After running all 32 optimisers, their results were saved in independent datasets which were later analysed. For the analysis, the resulting datasets were cleaned from outliers. The distribution of the effective potential was plotted (</w:t>
        </w:r>
      </w:ins>
      <w:ins w:id="694" w:author="Brandon Marquez Salazar" w:date="2026-09-20T20:33:37Z">
        <w:r>
          <w:rPr/>
          <w:t xml:space="preserve">Figure </w:t>
        </w:r>
      </w:ins>
      <w:ins w:id="695" w:author="Brandon Marquez Salazar" w:date="2026-09-20T20:33:37Z">
        <w:r>
          <w:rPr/>
          <w:fldChar w:fldCharType="begin"/>
        </w:r>
        <w:r>
          <w:rPr/>
          <w:instrText xml:space="preserve"> REF Ref_Figure1_number_only \h </w:instrText>
        </w:r>
        <w:r>
          <w:rPr/>
          <w:fldChar w:fldCharType="separate"/>
        </w:r>
        <w:r>
          <w:rPr/>
          <w:t>2</w:t>
        </w:r>
        <w:r>
          <w:rPr/>
          <w:fldChar w:fldCharType="end"/>
        </w:r>
      </w:ins>
      <w:ins w:id="696" w:author="Brandon Marquez Salazar" w:date="2026-09-20T20:33:37Z">
        <w:r>
          <w:rPr/>
          <w:t xml:space="preserve">), where it can be seen that </w:t>
        </w:r>
      </w:ins>
      <w:ins w:id="697" w:author="Brandon Marquez Salazar" w:date="2026-09-20T20:51:34Z">
        <w:r>
          <w:rPr/>
          <w:t>the majority</w:t>
        </w:r>
      </w:ins>
      <w:ins w:id="698" w:author="Brandon Marquez Salazar" w:date="2026-09-20T20:28:08Z">
        <w:r>
          <w:rPr/>
          <w:t xml:space="preserve"> of the points were grouped </w:t>
        </w:r>
      </w:ins>
      <w:ins w:id="699" w:author="Brandon Marquez Salazar" w:date="2026-09-20T20:15:24Z">
        <w:r>
          <w:rPr/>
          <w:t>near zero</w:t>
        </w:r>
      </w:ins>
      <w:ins w:id="700" w:author="Brandon Marquez Salazar" w:date="2026-09-20T20:33:45Z">
        <w:r>
          <w:rPr/>
          <w:t>.</w:t>
        </w:r>
      </w:ins>
      <w:ins w:id="701" w:author="Brandon Marquez Salazar" w:date="2026-09-20T20:51:51Z">
        <w:r>
          <w:rPr/>
          <w:t xml:space="preserve"> Based on this, the 4 moments (5, accounting kurtosis separated analysis) were computed over each dataset.</w:t>
        </w:r>
      </w:ins>
    </w:p>
    <w:p>
      <w:pPr>
        <w:pStyle w:val="BodyText"/>
        <w:bidi w:val="0"/>
        <w:rPr>
          <w:ins w:id="714" w:author="Brandon Marquez Salazar" w:date="2026-09-20T20:37:40Z"/>
        </w:rPr>
      </w:pPr>
      <w:ins w:id="703" w:author="Brandon Marquez Salazar" w:date="2026-09-20T20:54:47Z">
        <w:r>
          <w:rPr/>
          <w:t>The ranking was performed in three ways: b1) the best optimiser per descriptor (</w:t>
        </w:r>
      </w:ins>
      <w:ins w:id="704" w:author="Brandon Marquez Salazar" w:date="2026-09-20T20:40:50Z">
        <w:r>
          <w:rPr/>
          <w:t>Table </w:t>
        </w:r>
      </w:ins>
      <w:ins w:id="705" w:author="Brandon Marquez Salazar" w:date="2026-09-20T20:40:50Z">
        <w:r>
          <w:rPr/>
          <w:fldChar w:fldCharType="begin"/>
        </w:r>
        <w:r>
          <w:rPr/>
          <w:instrText xml:space="preserve"> REF Ref_Table2_number_only \h </w:instrText>
        </w:r>
        <w:r>
          <w:rPr/>
          <w:fldChar w:fldCharType="separate"/>
        </w:r>
        <w:r>
          <w:rPr/>
          <w:t>3</w:t>
        </w:r>
        <w:r>
          <w:rPr/>
          <w:fldChar w:fldCharType="end"/>
        </w:r>
      </w:ins>
      <w:ins w:id="706" w:author="Brandon Marquez Salazar" w:date="2026-09-20T20:40:50Z">
        <w:r>
          <w:rPr/>
          <w:t>); b2) the best per descriptor pair (Table </w:t>
        </w:r>
      </w:ins>
      <w:ins w:id="707" w:author="Brandon Marquez Salazar" w:date="2026-09-20T20:40:50Z">
        <w:r>
          <w:rPr/>
          <w:fldChar w:fldCharType="begin"/>
        </w:r>
        <w:r>
          <w:rPr/>
          <w:instrText xml:space="preserve"> REF Ref_Table3_number_only \h </w:instrText>
        </w:r>
        <w:r>
          <w:rPr/>
          <w:fldChar w:fldCharType="separate"/>
        </w:r>
        <w:r>
          <w:rPr/>
          <w:t>4</w:t>
        </w:r>
        <w:r>
          <w:rPr/>
          <w:fldChar w:fldCharType="end"/>
        </w:r>
      </w:ins>
      <w:ins w:id="708" w:author="Brandon Marquez Salazar" w:date="2026-09-20T20:40:50Z">
        <w:r>
          <w:rPr/>
          <w:t>); b3) the evenly</w:t>
          <w:noBreakHyphen/>
        </w:r>
      </w:ins>
      <w:ins w:id="709" w:author="Brandon Marquez Salazar" w:date="2026-09-20T20:40:50Z">
        <w:r>
          <w:rPr>
            <w:rFonts w:eastAsia="SimSun" w:cs="Times New Roman"/>
            <w:color w:val="auto"/>
            <w:spacing w:val="-1"/>
            <w:kern w:val="0"/>
            <w:sz w:val="22"/>
            <w:szCs w:val="20"/>
            <w:lang w:val="en-GB" w:eastAsia="en-US" w:bidi="ar-SA"/>
          </w:rPr>
          <w:t>weighed</w:t>
        </w:r>
      </w:ins>
      <w:ins w:id="710" w:author="Brandon Marquez Salazar" w:date="2026-09-20T20:40:50Z">
        <w:r>
          <w:rPr/>
          <w:t xml:space="preserve"> Broda ranking. </w:t>
        </w:r>
      </w:ins>
      <w:ins w:id="711" w:author="Brandon Marquez Salazar" w:date="2026-09-20T20:40:50Z">
        <w:r>
          <w:rPr>
            <w:rFonts w:eastAsia="SimSun" w:cs="Times New Roman"/>
            <w:color w:val="auto"/>
            <w:spacing w:val="-1"/>
            <w:kern w:val="0"/>
            <w:sz w:val="22"/>
            <w:szCs w:val="20"/>
            <w:lang w:val="en-GB" w:eastAsia="en-US" w:bidi="ar-SA"/>
          </w:rPr>
          <w:t>Homogeneity</w:t>
        </w:r>
      </w:ins>
      <w:ins w:id="712" w:author="Brandon Marquez Salazar" w:date="2026-09-20T20:40:50Z">
        <w:r>
          <w:rPr/>
          <w:t xml:space="preserve"> in b1 and b2  clues the presence of Condorcet cyclic paradoxes. Thus, b3 is, indeed, needed.</w:t>
        </w:r>
      </w:ins>
      <w:commentRangeEnd w:id="76"/>
      <w:r>
        <w:commentReference w:id="76"/>
      </w:r>
      <w:ins w:id="713" w:author="Brandon Marquez Salazar" w:date="2026-09-20T21:00:27Z">
        <w:r>
          <w:rPr/>
        </w:r>
      </w:ins>
    </w:p>
    <w:p>
      <w:pPr>
        <w:pStyle w:val="BodyText"/>
        <w:bidi w:val="0"/>
        <w:jc w:val="center"/>
        <w:rPr>
          <w:del w:id="716" w:author="Brandon Marquez Salazar" w:date="2026-09-20T20:40:39Z"/>
        </w:rPr>
      </w:pPr>
      <w:ins w:id="715" w:author="Brandon Marquez Salazar" w:date="2026-09-20T20:37:40Z">
        <w:r>
          <w:rPr/>
        </w:r>
      </w:ins>
      <w:r>
        <mc:AlternateContent>
          <mc:Choice Requires="wps">
            <w:drawing>
              <wp:inline distT="0" distB="0" distL="0" distR="0">
                <wp:extent cx="3878580" cy="3354070"/>
                <wp:effectExtent l="0" t="0" r="0" b="0"/>
                <wp:docPr id="3" name="Frame3"/>
                <a:graphic xmlns:a="http://schemas.openxmlformats.org/drawingml/2006/main">
                  <a:graphicData uri="http://schemas.microsoft.com/office/word/2010/wordprocessingShape">
                    <wps:wsp>
                      <wps:cNvSpPr txBox="1"/>
                      <wps:spPr>
                        <a:xfrm>
                          <a:off x="0" y="0"/>
                          <a:ext cx="3878580" cy="3354070"/>
                        </a:xfrm>
                        <a:prstGeom prst="rect"/>
                        <a:solidFill>
                          <a:srgbClr val="FFFFFF"/>
                        </a:solidFill>
                      </wps:spPr>
                      <wps:txbx>
                        <w:txbxContent>
                          <w:p>
                            <w:pPr>
                              <w:pStyle w:val="Figure"/>
                              <w:spacing w:before="120" w:after="120"/>
                              <w:rPr/>
                            </w:pPr>
                            <w:r>
                              <w:drawing>
                                <wp:inline distT="0" distB="0" distL="0" distR="0">
                                  <wp:extent cx="5120005" cy="304101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9"/>
                                          <a:stretch>
                                            <a:fillRect/>
                                          </a:stretch>
                                        </pic:blipFill>
                                        <pic:spPr bwMode="auto">
                                          <a:xfrm>
                                            <a:off x="0" y="0"/>
                                            <a:ext cx="5120005" cy="3041015"/>
                                          </a:xfrm>
                                          <a:prstGeom prst="rect">
                                            <a:avLst/>
                                          </a:prstGeom>
                                          <a:noFill/>
                                        </pic:spPr>
                                      </pic:pic>
                                    </a:graphicData>
                                  </a:graphic>
                                </wp:inline>
                              </w:drawing>
                            </w:r>
                            <w:r>
                              <w:rPr/>
                              <w:t xml:space="preserve">Figure </w:t>
                            </w:r>
                            <w:bookmarkStart w:id="41" w:name="Ref_Figure1_number_only"/>
                            <w:r>
                              <w:rPr/>
                              <w:fldChar w:fldCharType="begin"/>
                            </w:r>
                            <w:r>
                              <w:rPr/>
                              <w:instrText xml:space="preserve"> SEQ Figure \* ARABIC </w:instrText>
                            </w:r>
                            <w:r>
                              <w:rPr/>
                              <w:fldChar w:fldCharType="separate"/>
                            </w:r>
                            <w:r>
                              <w:rPr/>
                              <w:t>2</w:t>
                            </w:r>
                            <w:r>
                              <w:rPr/>
                              <w:fldChar w:fldCharType="end"/>
                            </w:r>
                            <w:bookmarkEnd w:id="41"/>
                            <w:r>
                              <w:rPr/>
                              <w:t xml:space="preserve">: </w:t>
                            </w:r>
                            <w:r>
                              <w:rPr/>
                              <w:t>Distribution of the effective potential values.</w:t>
                            </w:r>
                          </w:p>
                        </w:txbxContent>
                      </wps:txbx>
                      <wps:bodyPr anchor="t" lIns="0" tIns="0" rIns="0" bIns="0">
                        <a:noAutofit/>
                      </wps:bodyPr>
                    </wps:wsp>
                  </a:graphicData>
                </a:graphic>
              </wp:inline>
            </w:drawing>
          </mc:Choice>
          <mc:Fallback>
            <w:pict>
              <v:rect style="position:absolute;rotation:-0;width:305.4pt;height:264.1pt;mso-wrap-distance-left:0pt;mso-wrap-distance-right:0pt;mso-wrap-distance-top:0pt;mso-wrap-distance-bottom:0pt;margin-top:-264.1pt;mso-position-vertical:top;mso-position-vertical-relative:text;margin-left:0pt;mso-position-horizontal:center;mso-position-horizontal-relative:text">
                <v:textbox inset="0in,0in,0in,0in">
                  <w:txbxContent>
                    <w:p>
                      <w:pPr>
                        <w:pStyle w:val="Figure"/>
                        <w:spacing w:before="120" w:after="120"/>
                        <w:rPr/>
                      </w:pPr>
                      <w:r>
                        <w:drawing>
                          <wp:inline distT="0" distB="0" distL="0" distR="0">
                            <wp:extent cx="5120005" cy="30410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0"/>
                                    <a:stretch>
                                      <a:fillRect/>
                                    </a:stretch>
                                  </pic:blipFill>
                                  <pic:spPr bwMode="auto">
                                    <a:xfrm>
                                      <a:off x="0" y="0"/>
                                      <a:ext cx="5120005" cy="3041015"/>
                                    </a:xfrm>
                                    <a:prstGeom prst="rect">
                                      <a:avLst/>
                                    </a:prstGeom>
                                    <a:noFill/>
                                  </pic:spPr>
                                </pic:pic>
                              </a:graphicData>
                            </a:graphic>
                          </wp:inline>
                        </w:drawing>
                      </w:r>
                      <w:r>
                        <w:rPr/>
                        <w:t xml:space="preserve">Figure </w:t>
                      </w:r>
                      <w:bookmarkStart w:id="42" w:name="Ref_Figure1_number_only"/>
                      <w:r>
                        <w:rPr/>
                        <w:fldChar w:fldCharType="begin"/>
                      </w:r>
                      <w:r>
                        <w:rPr/>
                        <w:instrText xml:space="preserve"> SEQ Figure \* ARABIC </w:instrText>
                      </w:r>
                      <w:r>
                        <w:rPr/>
                        <w:fldChar w:fldCharType="separate"/>
                      </w:r>
                      <w:r>
                        <w:rPr/>
                        <w:t>2</w:t>
                      </w:r>
                      <w:r>
                        <w:rPr/>
                        <w:fldChar w:fldCharType="end"/>
                      </w:r>
                      <w:bookmarkEnd w:id="42"/>
                      <w:r>
                        <w:rPr/>
                        <w:t xml:space="preserve">: </w:t>
                      </w:r>
                      <w:r>
                        <w:rPr/>
                        <w:t>Distribution of the effective potential values.</w:t>
                      </w:r>
                    </w:p>
                  </w:txbxContent>
                </v:textbox>
                <w10:wrap type="square" side="largest"/>
              </v:rect>
            </w:pict>
          </mc:Fallback>
        </mc:AlternateContent>
      </w:r>
    </w:p>
    <w:p>
      <w:pPr>
        <w:pStyle w:val="BodyText"/>
        <w:widowControl/>
        <w:suppressAutoHyphens w:val="true"/>
        <w:overflowPunct w:val="false"/>
        <w:bidi w:val="0"/>
        <w:spacing w:lineRule="auto" w:line="259" w:before="0" w:after="159"/>
        <w:ind w:hanging="0" w:left="0" w:right="0"/>
        <w:jc w:val="center"/>
        <w:rPr/>
      </w:pPr>
      <w:del w:id="717" w:author="Brandon Marquez Salazar" w:date="2026-09-20T20:18:22Z">
        <w:r>
          <w:rPr/>
          <w:delText xml:space="preserve">Performance across the </w:delText>
        </w:r>
      </w:del>
      <w:del w:id="718" w:author="Brandon Marquez Salazar" w:date="2026-09-20T20:18:22Z">
        <w:r>
          <w:rPr/>
        </w:r>
      </w:del>
      <w:del w:id="719" w:author="Brandon Marquez Salazar" w:date="2026-09-20T20:18:22Z">
        <w:r>
          <w:rPr/>
          <w:delText xml:space="preserve"> criteria defined in Section </w:delText>
        </w:r>
      </w:del>
      <w:del w:id="720" w:author="Brandon Marquez Salazar" w:date="2026-09-20T20:18:22Z">
        <w:r>
          <w:rPr/>
          <w:fldChar w:fldCharType="begin"/>
        </w:r>
        <w:r>
          <w:rPr/>
          <w:delInstrText xml:space="preserve"> REF __RefHeading___Toc338853_541785074 \r \r \h </w:delInstrText>
        </w:r>
        <w:r>
          <w:rPr/>
          <w:fldChar w:fldCharType="separate"/>
        </w:r>
        <w:r>
          <w:rPr/>
          <w:delText>3.1</w:delText>
        </w:r>
        <w:r>
          <w:rPr/>
          <w:fldChar w:fldCharType="end"/>
        </w:r>
      </w:del>
      <w:del w:id="721" w:author="Brandon Marquez Salazar" w:date="2026-09-20T20:18:22Z">
        <w:r>
          <w:rPr/>
          <w:delText xml:space="preserve"> was evaluated via evenly weighted Borda rank aggregation</w:delText>
        </w:r>
      </w:del>
      <w:bookmarkStart w:id="43" w:name="ZOTERO_BREF_FUfHp2YJI249"/>
      <w:del w:id="722" w:author="Brandon Marquez Salazar" w:date="2026-09-20T20:18:22Z">
        <w:r>
          <w:rPr/>
          <w:delText>[6]</w:delText>
        </w:r>
      </w:del>
      <w:bookmarkEnd w:id="43"/>
      <w:del w:id="723" w:author="Brandon Marquez Salazar" w:date="2026-09-20T20:18:22Z">
        <w:r>
          <w:rPr/>
          <w:delText xml:space="preserve">. </w:delText>
        </w:r>
      </w:del>
      <w:del w:id="724" w:author="Brandon Marquez Salazar" w:date="2026-09-20T20:40:37Z">
        <w:r>
          <w:rPr/>
          <w:delText>Table </w:delText>
        </w:r>
      </w:del>
      <w:del w:id="725" w:author="Brandon Marquez Salazar" w:date="2026-09-20T20:40:37Z">
        <w:r>
          <w:rPr/>
          <w:fldChar w:fldCharType="begin"/>
        </w:r>
        <w:r>
          <w:rPr/>
          <w:delInstrText xml:space="preserve"> REF Ref_Table2_number_only \h </w:delInstrText>
        </w:r>
        <w:r>
          <w:rPr/>
          <w:fldChar w:fldCharType="separate"/>
        </w:r>
        <w:r>
          <w:rPr/>
          <w:delText>3</w:delText>
        </w:r>
        <w:r>
          <w:rPr/>
          <w:fldChar w:fldCharType="end"/>
        </w:r>
      </w:del>
      <w:del w:id="726" w:author="Brandon Marquez Salazar" w:date="2026-09-20T20:40:37Z">
        <w:r>
          <w:rPr/>
          <w:delText xml:space="preserve"> </w:delText>
        </w:r>
      </w:del>
      <w:del w:id="727" w:author="Brandon Marquez Salazar" w:date="2026-09-20T20:19:06Z">
        <w:r>
          <w:rPr/>
          <w:delText>identifies the configurations achieving optimal boundaries for each</w:delText>
        </w:r>
      </w:del>
      <w:del w:id="728" w:author="Brandon Marquez Salazar" w:date="2026-09-20T20:40:37Z">
        <w:r>
          <w:rPr/>
          <w:delText xml:space="preserve"> descriptor</w:delText>
        </w:r>
      </w:del>
      <w:del w:id="729" w:author="Brandon Marquez Salazar" w:date="2026-09-20T20:40:37Z">
        <w:r>
          <w:rPr/>
          <w:delText xml:space="preserve">; </w:delText>
        </w:r>
      </w:del>
      <w:del w:id="730" w:author="Brandon Marquez Salazar" w:date="2026-09-20T20:21:27Z">
        <w:r>
          <w:rPr/>
          <w:delText>the lack of a single dominant model, coupled with the pseudo</w:delText>
          <w:noBreakHyphen/>
          <w:delText>homogeneous distribution observed in the pair</w:delText>
          <w:noBreakHyphen/>
          <w:delText>combinatorial tournaments</w:delText>
        </w:r>
      </w:del>
      <w:del w:id="731" w:author="Brandon Marquez Salazar" w:date="2026-09-20T20:40:37Z">
        <w:r>
          <w:rPr/>
          <w:delText xml:space="preserve"> </w:delText>
        </w:r>
      </w:del>
      <w:del w:id="732" w:author="Brandon Marquez Salazar" w:date="2026-09-20T20:21:30Z">
        <w:r>
          <w:rPr/>
          <w:delText>(t</w:delText>
        </w:r>
      </w:del>
      <w:del w:id="733" w:author="Brandon Marquez Salazar" w:date="2026-09-20T20:40:37Z">
        <w:r>
          <w:rPr/>
          <w:delText>able </w:delText>
        </w:r>
      </w:del>
      <w:del w:id="734" w:author="Brandon Marquez Salazar" w:date="2026-09-20T20:40:37Z">
        <w:r>
          <w:rPr/>
          <w:fldChar w:fldCharType="begin"/>
        </w:r>
        <w:r>
          <w:rPr/>
          <w:delInstrText xml:space="preserve"> REF Ref_Table3_number_only \h </w:delInstrText>
        </w:r>
        <w:r>
          <w:rPr/>
          <w:fldChar w:fldCharType="separate"/>
        </w:r>
        <w:r>
          <w:rPr/>
          <w:delText>4</w:delText>
        </w:r>
        <w:r>
          <w:rPr/>
          <w:fldChar w:fldCharType="end"/>
        </w:r>
      </w:del>
      <w:del w:id="735" w:author="Brandon Marquez Salazar" w:date="2026-09-20T20:22:25Z">
        <w:r>
          <w:rPr/>
          <w:delText>),</w:delText>
        </w:r>
      </w:del>
      <w:del w:id="736" w:author="Brandon Marquez Salazar" w:date="2026-09-20T20:21:39Z">
        <w:r>
          <w:rPr/>
          <w:delText xml:space="preserve"> confirms the presence of Condorcet cyclic paradoxes within the statistical profile</w:delText>
        </w:r>
      </w:del>
      <w:del w:id="737" w:author="Brandon Marquez Salazar" w:date="2026-09-20T20:40:37Z">
        <w:r>
          <w:rPr/>
          <w:delText>.</w:delText>
        </w:r>
      </w:del>
    </w:p>
    <w:p>
      <w:pPr>
        <w:pStyle w:val="BodyText"/>
        <w:tabs>
          <w:tab w:val="clear" w:pos="708"/>
          <w:tab w:val="center" w:pos="1701" w:leader="none"/>
        </w:tabs>
        <w:jc w:val="center"/>
        <w:rPr/>
      </w:pPr>
      <w:r/>
      <w:r>
        <w:rPr/>
        <mc:AlternateContent>
          <mc:Choice Requires="wps">
            <w:drawing>
              <wp:inline distT="0" distB="0" distL="0" distR="0">
                <wp:extent cx="1964055" cy="1648460"/>
                <wp:effectExtent l="0" t="0" r="0" b="0"/>
                <wp:docPr id="6" name="Frame1"/>
                <a:graphic xmlns:a="http://schemas.openxmlformats.org/drawingml/2006/main">
                  <a:graphicData uri="http://schemas.microsoft.com/office/word/2010/wordprocessingShape">
                    <wps:wsp>
                      <wps:cNvSpPr/>
                      <wps:spPr>
                        <a:xfrm>
                          <a:off x="0" y="0"/>
                          <a:ext cx="1964160" cy="1648440"/>
                        </a:xfrm>
                        <a:prstGeom prst="rect">
                          <a:avLst/>
                        </a:prstGeom>
                        <a:solidFill>
                          <a:srgbClr val="FFFFFF"/>
                        </a:solidFill>
                        <a:ln w="0">
                          <a:noFill/>
                        </a:ln>
                      </wps:spPr>
                      <wps:style>
                        <a:lnRef idx="0"/>
                        <a:fillRef idx="0"/>
                        <a:effectRef idx="0"/>
                        <a:fontRef idx="minor"/>
                      </wps:style>
                      <wps:txbx>
                        <w:txbxContent>
                          <w:p>
                            <w:pPr>
                              <w:pStyle w:val="Table"/>
                              <w:keepNext w:val="true"/>
                              <w:spacing w:before="120" w:after="120"/>
                              <w:rPr/>
                            </w:pPr>
                            <w:r>
                              <w:rPr>
                                <w:color w:val="000000"/>
                              </w:rPr>
                              <w:t xml:space="preserve">Table </w:t>
                            </w:r>
                            <w:bookmarkStart w:id="44" w:name="Ref_Table2_number_only"/>
                            <w:r>
                              <w:rPr>
                                <w:color w:val="000000"/>
                              </w:rPr>
                              <w:fldChar w:fldCharType="begin"/>
                            </w:r>
                            <w:r>
                              <w:rPr>
                                <w:color w:val="000000"/>
                              </w:rPr>
                              <w:instrText xml:space="preserve"> SEQ Table \* ARABIC </w:instrText>
                            </w:r>
                            <w:r>
                              <w:rPr>
                                <w:color w:val="000000"/>
                              </w:rPr>
                              <w:fldChar w:fldCharType="separate"/>
                            </w:r>
                            <w:r>
                              <w:rPr>
                                <w:color w:val="000000"/>
                              </w:rPr>
                              <w:t>3</w:t>
                            </w:r>
                            <w:r>
                              <w:rPr>
                                <w:color w:val="000000"/>
                              </w:rPr>
                              <w:fldChar w:fldCharType="end"/>
                            </w:r>
                            <w:bookmarkEnd w:id="44"/>
                            <w:r>
                              <w:rPr>
                                <w:color w:val="000000"/>
                              </w:rPr>
                              <w:t>: Individual Winners</w:t>
                            </w:r>
                          </w:p>
                          <w:tbl>
                            <w:tblPr>
                              <w:tblW w:w="5000" w:type="pct"/>
                              <w:jc w:val="left"/>
                              <w:tblInd w:w="0" w:type="dxa"/>
                              <w:tblLayout w:type="fixed"/>
                              <w:tblCellMar>
                                <w:top w:w="0" w:type="dxa"/>
                                <w:left w:w="0" w:type="dxa"/>
                                <w:bottom w:w="0" w:type="dxa"/>
                                <w:right w:w="0" w:type="dxa"/>
                              </w:tblCellMar>
                            </w:tblPr>
                            <w:tblGrid>
                              <w:gridCol w:w="895"/>
                              <w:gridCol w:w="759"/>
                              <w:gridCol w:w="1271"/>
                            </w:tblGrid>
                            <w:tr>
                              <w:trPr/>
                              <w:tc>
                                <w:tcPr>
                                  <w:tcW w:w="895"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759"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Winner</w:t>
                                  </w:r>
                                </w:p>
                              </w:tc>
                              <w:tc>
                                <w:tcPr>
                                  <w:tcW w:w="1271"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Value</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0.0901948358</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0.7400678318</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IWO0</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4.8921034412</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-2.1034455829</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0.3981818182</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PSO12</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0.2845610236</w:t>
                                  </w:r>
                                </w:p>
                              </w:tc>
                            </w:tr>
                            <w:tr>
                              <w:trPr/>
                              <w:tc>
                                <w:tcPr>
                                  <w:tcW w:w="895"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759"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0.0276629053</w:t>
                                  </w:r>
                                </w:p>
                              </w:tc>
                            </w:tr>
                          </w:tbl>
                          <w:p>
                            <w:pPr>
                              <w:pStyle w:val="FrameContents"/>
                              <w:spacing w:before="0" w:after="160"/>
                              <w:rPr>
                                <w:color w:val="000000"/>
                              </w:rPr>
                            </w:pPr>
                            <w:r>
                              <w:rPr>
                                <w:color w:val="000000"/>
                              </w:rPr>
                            </w:r>
                          </w:p>
                        </w:txbxContent>
                      </wps:txbx>
                      <wps:bodyPr lIns="54000" tIns="54000" rIns="54000" bIns="54000" anchor="t">
                        <a:noAutofit/>
                      </wps:bodyPr>
                    </wps:wsp>
                  </a:graphicData>
                </a:graphic>
                <wp14:sizeRelH relativeFrom="margin">
                  <wp14:pctWidth>35000</wp14:pctWidth>
                </wp14:sizeRelH>
                <wp14:sizeRelV relativeFrom="margin">
                  <wp14:pctHeight>12000</wp14:pctHeight>
                </wp14:sizeRelV>
              </wp:inline>
            </w:drawing>
          </mc:Choice>
          <mc:Fallback>
            <w:pict>
              <v:rect id="shape_0" fillcolor="white" stroked="f" o:allowincell="t" style="width:154.6pt;height:129.75pt;mso-wrap-style:square;v-text-anchor:top">
                <v:fill o:detectmouseclick="t" type="solid" color2="black"/>
                <v:stroke color="#3465a4" joinstyle="round" endcap="flat"/>
                <v:textbox>
                  <w:txbxContent>
                    <w:p>
                      <w:pPr>
                        <w:pStyle w:val="Table"/>
                        <w:keepNext w:val="true"/>
                        <w:spacing w:before="120" w:after="120"/>
                        <w:rPr/>
                      </w:pPr>
                      <w:r>
                        <w:rPr>
                          <w:color w:val="000000"/>
                        </w:rPr>
                        <w:t xml:space="preserve">Table </w:t>
                      </w:r>
                      <w:bookmarkStart w:id="45" w:name="Ref_Table2_number_only"/>
                      <w:r>
                        <w:rPr>
                          <w:color w:val="000000"/>
                        </w:rPr>
                        <w:fldChar w:fldCharType="begin"/>
                      </w:r>
                      <w:r>
                        <w:rPr>
                          <w:color w:val="000000"/>
                        </w:rPr>
                        <w:instrText xml:space="preserve"> SEQ Table \* ARABIC </w:instrText>
                      </w:r>
                      <w:r>
                        <w:rPr>
                          <w:color w:val="000000"/>
                        </w:rPr>
                        <w:fldChar w:fldCharType="separate"/>
                      </w:r>
                      <w:r>
                        <w:rPr>
                          <w:color w:val="000000"/>
                        </w:rPr>
                        <w:t>3</w:t>
                      </w:r>
                      <w:r>
                        <w:rPr>
                          <w:color w:val="000000"/>
                        </w:rPr>
                        <w:fldChar w:fldCharType="end"/>
                      </w:r>
                      <w:bookmarkEnd w:id="45"/>
                      <w:r>
                        <w:rPr>
                          <w:color w:val="000000"/>
                        </w:rPr>
                        <w:t>: Individual Winners</w:t>
                      </w:r>
                    </w:p>
                    <w:tbl>
                      <w:tblPr>
                        <w:tblW w:w="5000" w:type="pct"/>
                        <w:jc w:val="left"/>
                        <w:tblInd w:w="0" w:type="dxa"/>
                        <w:tblLayout w:type="fixed"/>
                        <w:tblCellMar>
                          <w:top w:w="0" w:type="dxa"/>
                          <w:left w:w="0" w:type="dxa"/>
                          <w:bottom w:w="0" w:type="dxa"/>
                          <w:right w:w="0" w:type="dxa"/>
                        </w:tblCellMar>
                      </w:tblPr>
                      <w:tblGrid>
                        <w:gridCol w:w="895"/>
                        <w:gridCol w:w="759"/>
                        <w:gridCol w:w="1271"/>
                      </w:tblGrid>
                      <w:tr>
                        <w:trPr/>
                        <w:tc>
                          <w:tcPr>
                            <w:tcW w:w="895"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759"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Winner</w:t>
                            </w:r>
                          </w:p>
                        </w:tc>
                        <w:tc>
                          <w:tcPr>
                            <w:tcW w:w="1271"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Value</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0.0901948358</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0.7400678318</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IWO0</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4.8921034412</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-2.1034455829</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0.3981818182</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PSO12</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0.2845610236</w:t>
                            </w:r>
                          </w:p>
                        </w:tc>
                      </w:tr>
                      <w:tr>
                        <w:trPr/>
                        <w:tc>
                          <w:tcPr>
                            <w:tcW w:w="895"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759"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0.0276629053</w:t>
                            </w:r>
                          </w:p>
                        </w:tc>
                      </w:tr>
                    </w:tbl>
                    <w:p>
                      <w:pPr>
                        <w:pStyle w:val="FrameContents"/>
                        <w:spacing w:before="0" w:after="160"/>
                        <w:rPr>
                          <w:color w:val="000000"/>
                        </w:rPr>
                      </w:pPr>
                      <w:r>
                        <w:rPr>
                          <w:color w:val="000000"/>
                        </w:rPr>
                      </w:r>
                    </w:p>
                  </w:txbxContent>
                </v:textbox>
              </v:rect>
            </w:pict>
          </mc:Fallback>
        </mc:AlternateContent>
      </w:r>
      <w:r/>
      <w:r>
        <w:rPr/>
        <mc:AlternateContent>
          <mc:Choice Requires="wps">
            <w:drawing>
              <wp:inline distT="0" distB="0" distL="0" distR="0">
                <wp:extent cx="3591560" cy="1648460"/>
                <wp:effectExtent l="0" t="0" r="0" b="0"/>
                <wp:docPr id="7" name="Frame2"/>
                <a:graphic xmlns:a="http://schemas.openxmlformats.org/drawingml/2006/main">
                  <a:graphicData uri="http://schemas.microsoft.com/office/word/2010/wordprocessingShape">
                    <wps:wsp>
                      <wps:cNvSpPr/>
                      <wps:spPr>
                        <a:xfrm>
                          <a:off x="0" y="0"/>
                          <a:ext cx="3591720" cy="1648440"/>
                        </a:xfrm>
                        <a:prstGeom prst="rect">
                          <a:avLst/>
                        </a:prstGeom>
                        <a:solidFill>
                          <a:srgbClr val="FFFFFF"/>
                        </a:solidFill>
                        <a:ln w="0">
                          <a:noFill/>
                        </a:ln>
                      </wps:spPr>
                      <wps:style>
                        <a:lnRef idx="0"/>
                        <a:fillRef idx="0"/>
                        <a:effectRef idx="0"/>
                        <a:fontRef idx="minor"/>
                      </wps:style>
                      <wps:txbx>
                        <w:txbxContent>
                          <w:p>
                            <w:pPr>
                              <w:pStyle w:val="Table"/>
                              <w:keepNext w:val="true"/>
                              <w:spacing w:before="120" w:after="120"/>
                              <w:rPr/>
                            </w:pPr>
                            <w:r>
                              <w:rPr>
                                <w:color w:val="000000"/>
                              </w:rPr>
                              <w:t xml:space="preserve">Table </w:t>
                            </w:r>
                            <w:bookmarkStart w:id="46" w:name="Ref_Table3_number_only"/>
                            <w:r>
                              <w:rPr>
                                <w:color w:val="000000"/>
                              </w:rPr>
                              <w:fldChar w:fldCharType="begin"/>
                            </w:r>
                            <w:r>
                              <w:rPr>
                                <w:color w:val="000000"/>
                              </w:rPr>
                              <w:instrText xml:space="preserve"> SEQ Table \* ARABIC </w:instrText>
                            </w:r>
                            <w:r>
                              <w:rPr>
                                <w:color w:val="000000"/>
                              </w:rPr>
                              <w:fldChar w:fldCharType="separate"/>
                            </w:r>
                            <w:r>
                              <w:rPr>
                                <w:color w:val="000000"/>
                              </w:rPr>
                              <w:t>4</w:t>
                            </w:r>
                            <w:r>
                              <w:rPr>
                                <w:color w:val="000000"/>
                              </w:rPr>
                              <w:fldChar w:fldCharType="end"/>
                            </w:r>
                            <w:bookmarkEnd w:id="46"/>
                            <w:r>
                              <w:rPr>
                                <w:color w:val="000000"/>
                              </w:rPr>
                              <w:t>: Pair-Combinatorial Tournament Matrix</w:t>
                            </w:r>
                          </w:p>
                          <w:tbl>
                            <w:tblPr>
                              <w:tblW w:w="5000" w:type="pct"/>
                              <w:jc w:val="left"/>
                              <w:tblInd w:w="0" w:type="dxa"/>
                              <w:tblLayout w:type="fixed"/>
                              <w:tblCellMar>
                                <w:top w:w="0" w:type="dxa"/>
                                <w:left w:w="0" w:type="dxa"/>
                                <w:bottom w:w="0" w:type="dxa"/>
                                <w:right w:w="0" w:type="dxa"/>
                              </w:tblCellMar>
                            </w:tblPr>
                            <w:tblGrid>
                              <w:gridCol w:w="981"/>
                              <w:gridCol w:w="641"/>
                              <w:gridCol w:w="646"/>
                              <w:gridCol w:w="641"/>
                              <w:gridCol w:w="647"/>
                              <w:gridCol w:w="641"/>
                              <w:gridCol w:w="646"/>
                              <w:gridCol w:w="645"/>
                            </w:tblGrid>
                            <w:tr>
                              <w:trPr/>
                              <w:tc>
                                <w:tcPr>
                                  <w:tcW w:w="98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64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6"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7"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6"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5"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PSO4</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IWO9</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IWO7</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IWO10</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IWO13</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r>
                            <w:tr>
                              <w:trPr/>
                              <w:tc>
                                <w:tcPr>
                                  <w:tcW w:w="98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64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r>
                          </w:tbl>
                          <w:p>
                            <w:pPr>
                              <w:pStyle w:val="FrameContents"/>
                              <w:spacing w:before="0" w:after="160"/>
                              <w:rPr>
                                <w:color w:val="000000"/>
                              </w:rPr>
                            </w:pPr>
                            <w:r>
                              <w:rPr>
                                <w:color w:val="000000"/>
                              </w:rPr>
                            </w:r>
                          </w:p>
                        </w:txbxContent>
                      </wps:txbx>
                      <wps:bodyPr lIns="54000" tIns="54000" rIns="54000" bIns="54000" anchor="t">
                        <a:noAutofit/>
                      </wps:bodyPr>
                    </wps:wsp>
                  </a:graphicData>
                </a:graphic>
                <wp14:sizeRelH relativeFrom="margin">
                  <wp14:pctWidth>64000</wp14:pctWidth>
                </wp14:sizeRelH>
                <wp14:sizeRelV relativeFrom="margin">
                  <wp14:pctHeight>21000</wp14:pctHeight>
                </wp14:sizeRelV>
              </wp:inline>
            </w:drawing>
          </mc:Choice>
          <mc:Fallback>
            <w:pict>
              <v:rect id="shape_0" fillcolor="white" stroked="f" o:allowincell="t" style="width:282.75pt;height:129.75pt;mso-wrap-style:square;v-text-anchor:top">
                <v:fill o:detectmouseclick="t" type="solid" color2="black"/>
                <v:stroke color="#3465a4" joinstyle="round" endcap="flat"/>
                <v:textbox>
                  <w:txbxContent>
                    <w:p>
                      <w:pPr>
                        <w:pStyle w:val="Table"/>
                        <w:keepNext w:val="true"/>
                        <w:spacing w:before="120" w:after="120"/>
                        <w:rPr/>
                      </w:pPr>
                      <w:r>
                        <w:rPr>
                          <w:color w:val="000000"/>
                        </w:rPr>
                        <w:t xml:space="preserve">Table </w:t>
                      </w:r>
                      <w:bookmarkStart w:id="47" w:name="Ref_Table3_number_only"/>
                      <w:r>
                        <w:rPr>
                          <w:color w:val="000000"/>
                        </w:rPr>
                        <w:fldChar w:fldCharType="begin"/>
                      </w:r>
                      <w:r>
                        <w:rPr>
                          <w:color w:val="000000"/>
                        </w:rPr>
                        <w:instrText xml:space="preserve"> SEQ Table \* ARABIC </w:instrText>
                      </w:r>
                      <w:r>
                        <w:rPr>
                          <w:color w:val="000000"/>
                        </w:rPr>
                        <w:fldChar w:fldCharType="separate"/>
                      </w:r>
                      <w:r>
                        <w:rPr>
                          <w:color w:val="000000"/>
                        </w:rPr>
                        <w:t>4</w:t>
                      </w:r>
                      <w:r>
                        <w:rPr>
                          <w:color w:val="000000"/>
                        </w:rPr>
                        <w:fldChar w:fldCharType="end"/>
                      </w:r>
                      <w:bookmarkEnd w:id="47"/>
                      <w:r>
                        <w:rPr>
                          <w:color w:val="000000"/>
                        </w:rPr>
                        <w:t>: Pair-Combinatorial Tournament Matrix</w:t>
                      </w:r>
                    </w:p>
                    <w:tbl>
                      <w:tblPr>
                        <w:tblW w:w="5000" w:type="pct"/>
                        <w:jc w:val="left"/>
                        <w:tblInd w:w="0" w:type="dxa"/>
                        <w:tblLayout w:type="fixed"/>
                        <w:tblCellMar>
                          <w:top w:w="0" w:type="dxa"/>
                          <w:left w:w="0" w:type="dxa"/>
                          <w:bottom w:w="0" w:type="dxa"/>
                          <w:right w:w="0" w:type="dxa"/>
                        </w:tblCellMar>
                      </w:tblPr>
                      <w:tblGrid>
                        <w:gridCol w:w="981"/>
                        <w:gridCol w:w="641"/>
                        <w:gridCol w:w="646"/>
                        <w:gridCol w:w="641"/>
                        <w:gridCol w:w="647"/>
                        <w:gridCol w:w="641"/>
                        <w:gridCol w:w="646"/>
                        <w:gridCol w:w="645"/>
                      </w:tblGrid>
                      <w:tr>
                        <w:trPr/>
                        <w:tc>
                          <w:tcPr>
                            <w:tcW w:w="98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64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6"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7"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6"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5"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PSO4</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IWO9</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IWO7</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IWO10</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IWO13</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r>
                      <w:tr>
                        <w:trPr/>
                        <w:tc>
                          <w:tcPr>
                            <w:tcW w:w="98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64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r>
                    </w:tbl>
                    <w:p>
                      <w:pPr>
                        <w:pStyle w:val="FrameContents"/>
                        <w:spacing w:before="0" w:after="160"/>
                        <w:rPr>
                          <w:color w:val="000000"/>
                        </w:rPr>
                      </w:pPr>
                      <w:r>
                        <w:rPr>
                          <w:color w:val="000000"/>
                        </w:rPr>
                      </w:r>
                    </w:p>
                  </w:txbxContent>
                </v:textbox>
              </v:rect>
            </w:pict>
          </mc:Fallback>
        </mc:AlternateContent>
      </w:r>
    </w:p>
    <w:p>
      <w:pPr>
        <w:pStyle w:val="BodyText"/>
        <w:bidi w:val="0"/>
        <w:rPr>
          <w:ins w:id="761" w:author="Brandon Marquez Salazar" w:date="2026-09-20T21:06:51Z"/>
        </w:rPr>
      </w:pPr>
      <w:del w:id="738" w:author="Brandon Marquez Salazar" w:date="2026-09-20T21:01:28Z">
        <w:r>
          <w:rPr/>
          <w:delText xml:space="preserve">As a comparison from previous work from </w:delText>
        </w:r>
      </w:del>
      <w:ins w:id="739" w:author="Brandon Marquez Salazar" w:date="2026-09-20T21:01:45Z">
        <w:r>
          <w:rPr/>
          <w:t>From</w:t>
        </w:r>
      </w:ins>
      <w:del w:id="740" w:author="Brandon Marquez Salazar" w:date="2026-09-20T21:02:03Z">
        <w:r>
          <w:rPr/>
          <w:delText>Marquez</w:delText>
          <w:noBreakHyphen/>
          <w:delText>Salazar</w:delText>
        </w:r>
      </w:del>
      <w:r>
        <w:rPr/>
        <w:t xml:space="preserve"> </w:t>
      </w:r>
      <w:bookmarkStart w:id="48" w:name="ZOTERO_BREF_zr035XwUXKpO"/>
      <w:r>
        <w:rPr/>
        <w:t>[10]</w:t>
      </w:r>
      <w:bookmarkEnd w:id="48"/>
      <w:ins w:id="741" w:author="Brandon Marquez Salazar" w:date="2026-09-20T21:01:59Z">
        <w:r>
          <w:rPr/>
          <w:t xml:space="preserve"> </w:t>
        </w:r>
      </w:ins>
      <w:ins w:id="742" w:author="Brandon Marquez Salazar" w:date="2026-09-20T21:01:59Z">
        <w:r>
          <w:rPr/>
          <w:t>some descriptors (</w:t>
        </w:r>
      </w:ins>
      <w:ins w:id="743" w:author="Brandon Marquez Salazar" w:date="2026-09-20T21:01:59Z">
        <w:r>
          <w:rPr>
            <w:b/>
            <w:bCs/>
          </w:rPr>
          <w:t>s5</w:t>
        </w:r>
      </w:ins>
      <w:ins w:id="744" w:author="Brandon Marquez Salazar" w:date="2026-09-20T21:01:59Z">
        <w:r>
          <w:rPr>
            <w:b w:val="false"/>
            <w:bCs w:val="false"/>
          </w:rPr>
          <w:t xml:space="preserve">, </w:t>
        </w:r>
      </w:ins>
      <w:ins w:id="745" w:author="Brandon Marquez Salazar" w:date="2026-09-20T21:01:59Z">
        <w:r>
          <w:rPr>
            <w:b/>
            <w:bCs/>
          </w:rPr>
          <w:t>s6</w:t>
        </w:r>
      </w:ins>
      <w:ins w:id="746" w:author="Brandon Marquez Salazar" w:date="2026-09-20T21:01:59Z">
        <w:r>
          <w:rPr/>
          <w:t>)</w:t>
        </w:r>
      </w:ins>
      <w:del w:id="747" w:author="Brandon Marquez Salazar" w:date="2026-09-20T21:02:50Z">
        <w:r>
          <w:rPr/>
          <w:delText xml:space="preserve"> where the</w:delText>
        </w:r>
      </w:del>
      <w:ins w:id="748" w:author="Brandon Marquez Salazar" w:date="2026-09-20T21:03:13Z">
        <w:r>
          <w:rPr/>
          <w:t>:</w:t>
        </w:r>
      </w:ins>
      <w:r>
        <w:rPr/>
        <w:t xml:space="preserve"> </w:t>
      </w:r>
      <w:r>
        <w:rPr>
          <w:b/>
          <w:bCs/>
        </w:rPr>
        <w:t>s5</w:t>
      </w:r>
      <w:r>
        <w:rPr/>
        <w:t xml:space="preserve"> </w:t>
      </w:r>
      <w:ins w:id="749" w:author="Brandon Marquez Salazar" w:date="2026-09-20T21:04:02Z">
        <w:r>
          <w:rPr/>
          <w:t>of</w:t>
        </w:r>
      </w:ins>
      <w:del w:id="750" w:author="Brandon Marquez Salazar" w:date="2026-09-20T21:03:45Z">
        <w:r>
          <w:rPr/>
          <w:delText>was about</w:delText>
        </w:r>
      </w:del>
      <w:r>
        <w:rPr/>
        <w:t xml:space="preserve"> 0.2751481759</w:t>
      </w:r>
      <w:del w:id="751" w:author="Brandon Marquez Salazar" w:date="2026-09-20T21:03:31Z">
        <w:r>
          <w:rPr/>
          <w:delText>, the best model approached 0.</w:delText>
        </w:r>
      </w:del>
      <w:del w:id="752" w:author="Brandon Marquez Salazar" w:date="2026-09-20T21:03:31Z">
        <w:r>
          <w:rPr>
            <w:b w:val="false"/>
            <w:bCs w:val="false"/>
            <w:i w:val="false"/>
            <w:iCs w:val="false"/>
            <w:strike w:val="false"/>
            <w:dstrike w:val="false"/>
            <w:outline w:val="false"/>
            <w:shadow w:val="false"/>
            <w:color w:val="000000"/>
            <w:sz w:val="22"/>
            <w:szCs w:val="22"/>
            <w:u w:val="none"/>
          </w:rPr>
          <w:delText>3981818182. Also, within</w:delText>
        </w:r>
      </w:del>
      <w:ins w:id="753" w:author="Brandon Marquez Salazar" w:date="2026-09-20T21:04:06Z">
        <w:r>
          <w:rPr>
            <w:b w:val="false"/>
            <w:bCs w:val="false"/>
            <w:i w:val="false"/>
            <w:iCs w:val="false"/>
            <w:strike w:val="false"/>
            <w:dstrike w:val="false"/>
            <w:outline w:val="false"/>
            <w:shadow w:val="false"/>
            <w:color w:val="000000"/>
            <w:sz w:val="22"/>
            <w:szCs w:val="22"/>
            <w:u w:val="none"/>
          </w:rPr>
          <w:t xml:space="preserve"> </w:t>
        </w:r>
      </w:ins>
      <w:ins w:id="754" w:author="Brandon Marquez Salazar" w:date="2026-09-20T21:04:06Z">
        <w:r>
          <w:rPr>
            <w:b w:val="false"/>
            <w:bCs w:val="false"/>
            <w:i w:val="false"/>
            <w:iCs w:val="false"/>
            <w:strike w:val="false"/>
            <w:dstrike w:val="false"/>
            <w:outline w:val="false"/>
            <w:shadow w:val="false"/>
            <w:color w:val="000000"/>
            <w:sz w:val="22"/>
            <w:szCs w:val="22"/>
            <w:u w:val="none"/>
          </w:rPr>
          <w:t>a</w:t>
        </w:r>
      </w:ins>
      <w:ins w:id="755" w:author="Brandon Marquez Salazar" w:date="2026-09-20T21:04:06Z">
        <w:r>
          <w:rPr>
            <w:b w:val="false"/>
            <w:bCs w:val="false"/>
            <w:i w:val="false"/>
            <w:iCs w:val="false"/>
            <w:strike w:val="false"/>
            <w:dstrike w:val="false"/>
            <w:outline w:val="false"/>
            <w:shadow w:val="false"/>
            <w:color w:val="000000"/>
            <w:sz w:val="22"/>
            <w:szCs w:val="22"/>
            <w:u w:val="none"/>
          </w:rPr>
          <w:t>n</w:t>
        </w:r>
      </w:ins>
      <w:ins w:id="756" w:author="Brandon Marquez Salazar" w:date="2026-09-20T21:04:06Z">
        <w:r>
          <w:rPr>
            <w:b w:val="false"/>
            <w:bCs w:val="false"/>
            <w:i w:val="false"/>
            <w:iCs w:val="false"/>
            <w:strike w:val="false"/>
            <w:dstrike w:val="false"/>
            <w:outline w:val="false"/>
            <w:shadow w:val="false"/>
            <w:color w:val="000000"/>
            <w:sz w:val="22"/>
            <w:szCs w:val="22"/>
            <w:u w:val="none"/>
          </w:rPr>
          <w:t>d</w:t>
        </w:r>
      </w:ins>
      <w:r>
        <w:rPr>
          <w:b w:val="false"/>
          <w:bCs w:val="false"/>
          <w:i w:val="false"/>
          <w:iCs w:val="false"/>
          <w:strike w:val="false"/>
          <w:dstrike w:val="false"/>
          <w:outline w:val="false"/>
          <w:shadow w:val="false"/>
          <w:color w:val="000000"/>
          <w:sz w:val="22"/>
          <w:szCs w:val="22"/>
          <w:u w:val="none"/>
        </w:rPr>
        <w:t xml:space="preserve"> </w:t>
      </w:r>
      <w:r>
        <w:rPr>
          <w:b/>
          <w:bCs/>
          <w:i w:val="false"/>
          <w:iCs w:val="false"/>
          <w:strike w:val="false"/>
          <w:dstrike w:val="false"/>
          <w:outline w:val="false"/>
          <w:shadow w:val="false"/>
          <w:color w:val="000000"/>
          <w:sz w:val="22"/>
          <w:szCs w:val="22"/>
          <w:u w:val="none"/>
        </w:rPr>
        <w:t>s6</w:t>
      </w:r>
      <w:del w:id="757" w:author="Brandon Marquez Salazar" w:date="2026-09-20T21:06:31Z">
        <w:r>
          <w:rPr>
            <w:b w:val="false"/>
            <w:bCs w:val="false"/>
            <w:i w:val="false"/>
            <w:iCs w:val="false"/>
            <w:strike w:val="false"/>
            <w:dstrike w:val="false"/>
            <w:outline w:val="false"/>
            <w:shadow w:val="false"/>
            <w:color w:val="000000"/>
            <w:sz w:val="22"/>
            <w:szCs w:val="22"/>
            <w:u w:val="none"/>
          </w:rPr>
          <w:delText xml:space="preserve"> </w:delText>
        </w:r>
      </w:del>
      <w:del w:id="758" w:author="Brandon Marquez Salazar" w:date="2026-09-20T21:04:08Z">
        <w:r>
          <w:rPr>
            <w:b w:val="false"/>
            <w:bCs w:val="false"/>
            <w:i w:val="false"/>
            <w:iCs w:val="false"/>
            <w:strike w:val="false"/>
            <w:dstrike w:val="false"/>
            <w:outline w:val="false"/>
            <w:shadow w:val="false"/>
            <w:color w:val="000000"/>
            <w:sz w:val="22"/>
            <w:szCs w:val="22"/>
            <w:u w:val="none"/>
          </w:rPr>
          <w:delText>criterion the differences⁠—⁠while apparently insignificant⁠—⁠are interesting within the overall portrait, with</w:delText>
        </w:r>
      </w:del>
      <w:ins w:id="759" w:author="Brandon Marquez Salazar" w:date="2026-09-20T21:03:40Z">
        <w:r>
          <w:rPr>
            <w:b w:val="false"/>
            <w:bCs w:val="false"/>
            <w:i w:val="false"/>
            <w:iCs w:val="false"/>
            <w:strike w:val="false"/>
            <w:dstrike w:val="false"/>
            <w:outline w:val="false"/>
            <w:shadow w:val="false"/>
            <w:color w:val="000000"/>
            <w:sz w:val="22"/>
            <w:szCs w:val="22"/>
            <w:u w:val="none"/>
          </w:rPr>
          <w:t xml:space="preserve"> </w:t>
        </w:r>
      </w:ins>
      <w:ins w:id="760" w:author="Brandon Marquez Salazar" w:date="2026-09-20T21:03:40Z">
        <w:r>
          <w:rPr>
            <w:b w:val="false"/>
            <w:bCs w:val="false"/>
            <w:i w:val="false"/>
            <w:iCs w:val="false"/>
            <w:strike w:val="false"/>
            <w:dstrike w:val="false"/>
            <w:outline w:val="false"/>
            <w:shadow w:val="false"/>
            <w:color w:val="000000"/>
            <w:sz w:val="22"/>
            <w:szCs w:val="22"/>
            <w:u w:val="none"/>
          </w:rPr>
          <w:t>a</w:t>
        </w:r>
      </w:ins>
      <w:r>
        <w:rPr>
          <w:b w:val="false"/>
          <w:bCs w:val="false"/>
          <w:i w:val="false"/>
          <w:iCs w:val="false"/>
          <w:strike w:val="false"/>
          <w:dstrike w:val="false"/>
          <w:outline w:val="false"/>
          <w:shadow w:val="false"/>
          <w:color w:val="000000"/>
          <w:sz w:val="22"/>
          <w:szCs w:val="22"/>
          <w:u w:val="none"/>
        </w:rPr>
        <w:t xml:space="preserve"> 0.2994538834 in </w:t>
      </w:r>
      <w:bookmarkStart w:id="49" w:name="ZOTERO_BREF_Q4tnXt5OvBTs"/>
      <w:r>
        <w:rPr>
          <w:b w:val="false"/>
          <w:bCs w:val="false"/>
          <w:i w:val="false"/>
          <w:iCs w:val="false"/>
          <w:strike w:val="false"/>
          <w:dstrike w:val="false"/>
          <w:outline w:val="false"/>
          <w:shadow w:val="false"/>
          <w:color w:val="000000"/>
          <w:sz w:val="22"/>
          <w:szCs w:val="22"/>
          <w:u w:val="none"/>
        </w:rPr>
        <w:t>[10]</w:t>
      </w:r>
      <w:bookmarkEnd w:id="49"/>
      <w:r>
        <w:rPr>
          <w:b w:val="false"/>
          <w:bCs w:val="false"/>
          <w:i w:val="false"/>
          <w:iCs w:val="false"/>
          <w:strike w:val="false"/>
          <w:dstrike w:val="false"/>
          <w:outline w:val="false"/>
          <w:shadow w:val="false"/>
          <w:color w:val="000000"/>
          <w:sz w:val="22"/>
          <w:szCs w:val="22"/>
          <w:u w:val="none"/>
        </w:rPr>
        <w:t xml:space="preserve"> and 0.2845610236 for the best model from this benchmark. This indicates an important concordance on the swampland conjectures: though the global ratio of stable vacua increased signifcantly, the ratio for de Sitter stable specifically didn’t.</w:t>
      </w:r>
    </w:p>
    <w:p>
      <w:pPr>
        <w:pStyle w:val="BodyText"/>
        <w:bidi w:val="0"/>
        <w:rPr>
          <w:b w:val="false"/>
          <w:bCs w:val="false"/>
          <w:i w:val="false"/>
          <w:iCs w:val="false"/>
          <w:strike w:val="false"/>
          <w:dstrike w:val="false"/>
          <w:outline w:val="false"/>
          <w:shadow w:val="false"/>
          <w:color w:val="000000"/>
          <w:sz w:val="22"/>
          <w:szCs w:val="22"/>
          <w:u w:val="none"/>
        </w:rPr>
      </w:pPr>
      <w:ins w:id="762" w:author="Brandon Marquez Salazar" w:date="2026-09-20T21:06:51Z">
        <w:r>
          <w:rPr>
            <w:b w:val="false"/>
            <w:bCs w:val="false"/>
            <w:i w:val="false"/>
            <w:iCs w:val="false"/>
            <w:strike w:val="false"/>
            <w:dstrike w:val="false"/>
            <w:outline w:val="false"/>
            <w:shadow w:val="false"/>
            <w:color w:val="000000"/>
            <w:sz w:val="22"/>
            <w:szCs w:val="22"/>
            <w:u w:val="none"/>
          </w:rPr>
          <w:t>From Marquez</w:t>
          <w:noBreakHyphen/>
          <w:t>Salazar work [10] some criterion (s5, s6) were taken. Comparing them with the current work,   This indicates an important concordance on the swampland conjectures: though the global ratio of stable vacua increased signifcantly, the ratio for de Sitter stable specifically didn’t.</w:t>
        </w:r>
      </w:ins>
    </w:p>
    <w:tbl>
      <w:tblPr>
        <w:tblW w:w="8834" w:type="dxa"/>
        <w:jc w:val="left"/>
        <w:tblInd w:w="0" w:type="dxa"/>
        <w:tblLayout w:type="fixed"/>
        <w:tblCellMar>
          <w:top w:w="0" w:type="dxa"/>
          <w:left w:w="0" w:type="dxa"/>
          <w:bottom w:w="0" w:type="dxa"/>
          <w:right w:w="0" w:type="dxa"/>
        </w:tblCellMar>
      </w:tblPr>
      <w:tblGrid>
        <w:gridCol w:w="1761"/>
        <w:gridCol w:w="4131"/>
        <w:gridCol w:w="2942"/>
      </w:tblGrid>
      <w:tr>
        <w:trPr>
          <w:trHeight w:val="389" w:hRule="atLeast"/>
        </w:trPr>
        <w:tc>
          <w:tcPr>
            <w:tcW w:w="1761" w:type="dxa"/>
            <w:tcBorders>
              <w:top w:val="single" w:sz="6" w:space="0" w:color="000000"/>
              <w:bottom w:val="single" w:sz="6" w:space="0" w:color="000000"/>
            </w:tcBorders>
            <w:vAlign w:val="center"/>
          </w:tcPr>
          <w:p>
            <w:pPr>
              <w:pStyle w:val="FrameContentsuser"/>
              <w:widowControl/>
              <w:suppressAutoHyphens w:val="true"/>
              <w:bidi w:val="1"/>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ins w:id="763"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rPr>
                <w:t>C</w:t>
              </w:r>
            </w:ins>
            <w:ins w:id="764"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rPr>
                <w:t>r</w:t>
              </w:r>
            </w:ins>
            <w:ins w:id="765"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rPr>
                <w:t>i</w:t>
              </w:r>
            </w:ins>
            <w:ins w:id="766"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rPr>
                <w:t>t</w:t>
              </w:r>
            </w:ins>
            <w:ins w:id="767"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rPr>
                <w:t>e</w:t>
              </w:r>
            </w:ins>
            <w:ins w:id="768"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rPr>
                <w:t>r</w:t>
              </w:r>
            </w:ins>
            <w:ins w:id="769"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rPr>
                <w:t>i</w:t>
              </w:r>
            </w:ins>
            <w:ins w:id="770"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rPr>
                <w:t>o</w:t>
              </w:r>
            </w:ins>
            <w:ins w:id="771"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rPr>
                <w:t>n</w:t>
              </w:r>
            </w:ins>
          </w:p>
        </w:tc>
        <w:tc>
          <w:tcPr>
            <w:tcW w:w="413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eastAsia="DejaVu Sans" w:cs="DejaVu Sans"/>
                <w:b/>
                <w:bCs/>
              </w:rPr>
            </w:pPr>
            <w:ins w:id="772" w:author="Brandon Marquez Salazar" w:date="2026-09-20T21:08:54Z">
              <w:r>
                <w:rPr>
                  <w:rFonts w:eastAsia="DejaVu Sans" w:cs="DejaVu Sans"/>
                  <w:b/>
                  <w:bCs/>
                  <w:i w:val="false"/>
                  <w:iCs w:val="false"/>
                  <w:strike w:val="false"/>
                  <w:dstrike w:val="false"/>
                  <w:outline w:val="false"/>
                  <w:shadow w:val="false"/>
                  <w:color w:val="000000"/>
                  <w:sz w:val="18"/>
                  <w:szCs w:val="18"/>
                  <w:u w:val="none"/>
                </w:rPr>
                <w:t>s</w:t>
              </w:r>
            </w:ins>
            <w:ins w:id="773" w:author="Brandon Marquez Salazar" w:date="2026-09-20T21:08:54Z">
              <w:r>
                <w:rPr>
                  <w:rFonts w:eastAsia="DejaVu Sans" w:cs="DejaVu Sans"/>
                  <w:rFonts w:ascii="Calibri" w:hAnsi="Calibri" w:eastAsia="DejaVu Sans" w:cs="DejaVu Sans"/>
                  <w:b/>
                  <w:bCs/>
                  <w:i w:val="false"/>
                  <w:iCs w:val="false"/>
                  <w:strike w:val="false"/>
                  <w:dstrike w:val="false"/>
                  <w:outline w:val="false"/>
                  <w:shadow w:val="false"/>
                  <w:color w:val="000000"/>
                  <w:color w:val="000000"/>
                  <w:sz w:val="18"/>
                  <w:sz w:val="18"/>
                  <w:szCs w:val="18"/>
                  <w:u w:val="none"/>
                  <w:lang w:val="es-MX" w:eastAsia="en-US" w:bidi="ar-SA"/>
                  <w:rPrChange w:id="0" w:author="Brandon Marquez Salazar" w:date="2026-09-20T21:08:57Z">
                    <w:rPr>
                      <w:outline w:val="false"/>
                      <w:dstrike w:val="false"/>
                      <w:strike w:val="false"/>
                      <w:shadow w:val="false"/>
                      <w:u w:val="none"/>
                      <w:b w:val="false"/>
                      <w:kern w:val="0"/>
                      <w:szCs w:val="18"/>
                      <w:iCs w:val="false"/>
                      <w:bCs w:val="false"/>
                    </w:rPr>
                  </w:rPrChange>
                </w:rPr>
                <w:t>5</w:t>
              </w:r>
            </w:ins>
          </w:p>
        </w:tc>
        <w:tc>
          <w:tcPr>
            <w:tcW w:w="2942"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eastAsia="DejaVu Sans" w:cs="DejaVu Sans"/>
                <w:b/>
                <w:bCs/>
                <w:u w:val="none"/>
              </w:rPr>
            </w:pPr>
            <w:ins w:id="775" w:author="Brandon Marquez Salazar" w:date="2026-09-20T21:08:59Z">
              <w:r>
                <w:rPr>
                  <w:rFonts w:eastAsia="DejaVu Sans" w:cs="DejaVu Sans"/>
                  <w:b/>
                  <w:bCs/>
                  <w:i w:val="false"/>
                  <w:iCs w:val="false"/>
                  <w:strike w:val="false"/>
                  <w:dstrike w:val="false"/>
                  <w:outline w:val="false"/>
                  <w:shadow w:val="false"/>
                  <w:color w:val="000000"/>
                  <w:sz w:val="18"/>
                  <w:szCs w:val="18"/>
                  <w:u w:val="none"/>
                </w:rPr>
                <w:t>s</w:t>
              </w:r>
            </w:ins>
            <w:ins w:id="776" w:author="Brandon Marquez Salazar" w:date="2026-09-20T21:08:59Z">
              <w:r>
                <w:rPr>
                  <w:rFonts w:eastAsia="DejaVu Sans" w:cs="DejaVu Sans"/>
                  <w:rFonts w:ascii="Calibri" w:hAnsi="Calibri" w:eastAsia="DejaVu Sans" w:cs="DejaVu Sans"/>
                  <w:b/>
                  <w:bCs/>
                  <w:i w:val="false"/>
                  <w:iCs w:val="false"/>
                  <w:strike w:val="false"/>
                  <w:dstrike w:val="false"/>
                  <w:outline w:val="false"/>
                  <w:shadow w:val="false"/>
                  <w:color w:val="000000"/>
                  <w:color w:val="000000"/>
                  <w:sz w:val="18"/>
                  <w:sz w:val="18"/>
                  <w:szCs w:val="18"/>
                  <w:u w:val="none"/>
                  <w:lang w:val="es-MX" w:eastAsia="en-US" w:bidi="ar-SA"/>
                  <w:rPrChange w:id="0" w:author="Brandon Marquez Salazar" w:date="2026-09-20T21:09:00Z">
                    <w:rPr>
                      <w:outline w:val="false"/>
                      <w:dstrike w:val="false"/>
                      <w:strike w:val="false"/>
                      <w:shadow w:val="false"/>
                      <w:u w:val="none"/>
                      <w:b w:val="false"/>
                      <w:kern w:val="0"/>
                      <w:szCs w:val="18"/>
                      <w:iCs w:val="false"/>
                      <w:bCs w:val="false"/>
                    </w:rPr>
                  </w:rPrChange>
                </w:rPr>
                <w:t>6</w:t>
              </w:r>
            </w:ins>
          </w:p>
        </w:tc>
      </w:tr>
      <w:tr>
        <w:trPr>
          <w:ins w:id="778" w:author="Brandon Marquez Salazar" w:date="2026-09-20T21:06:34Z"/>
          <w:trHeight w:val="389" w:hRule="atLeast"/>
        </w:trPr>
        <w:tc>
          <w:tcPr>
            <w:tcW w:w="1761" w:type="dxa"/>
            <w:tcBorders/>
            <w:vAlign w:val="center"/>
          </w:tcPr>
          <w:p>
            <w:pPr>
              <w:pStyle w:val="TableContents"/>
              <w:bidi w:val="1"/>
              <w:spacing w:before="0" w:after="0"/>
              <w:jc w:val="center"/>
              <w:rPr>
                <w:rFonts w:eastAsia="DejaVu Sans" w:cs="DejaVu Sans"/>
              </w:rPr>
            </w:pPr>
            <w:ins w:id="779" w:author="Brandon Marquez Salazar" w:date="2026-09-20T21:06:34Z">
              <w:r>
                <w:rPr>
                  <w:rFonts w:eastAsia="DejaVu Sans" w:cs="DejaVu Sans"/>
                </w:rPr>
                <w:t>‍</w:t>
              </w:r>
            </w:ins>
            <w:ins w:id="780"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P</w:t>
              </w:r>
            </w:ins>
            <w:ins w:id="781"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r</w:t>
              </w:r>
            </w:ins>
            <w:ins w:id="782"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e</w:t>
              </w:r>
            </w:ins>
            <w:ins w:id="783"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v</w:t>
              </w:r>
            </w:ins>
            <w:ins w:id="784"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i</w:t>
              </w:r>
            </w:ins>
            <w:ins w:id="785"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o</w:t>
              </w:r>
            </w:ins>
            <w:ins w:id="786"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u</w:t>
              </w:r>
            </w:ins>
            <w:ins w:id="787"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 xml:space="preserve">s </w:t>
              </w:r>
            </w:ins>
            <w:ins w:id="788"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w</w:t>
              </w:r>
            </w:ins>
            <w:ins w:id="789"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o</w:t>
              </w:r>
            </w:ins>
            <w:ins w:id="790"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r</w:t>
              </w:r>
            </w:ins>
            <w:ins w:id="791"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rPr>
                <w:t>k</w:t>
              </w:r>
            </w:ins>
          </w:p>
        </w:tc>
        <w:tc>
          <w:tcPr>
            <w:tcW w:w="413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ins w:id="792" w:author="Brandon Marquez Salazar" w:date="2026-09-20T21:06:59Z">
              <w:r>
                <w:rPr>
                  <w:rFonts w:eastAsia="DejaVu Sans" w:cs="DejaVu Sans"/>
                  <w:b w:val="false"/>
                  <w:bCs w:val="false"/>
                  <w:i w:val="false"/>
                  <w:iCs w:val="false"/>
                  <w:strike w:val="false"/>
                  <w:dstrike w:val="false"/>
                  <w:outline w:val="false"/>
                  <w:shadow w:val="false"/>
                  <w:color w:val="000000"/>
                  <w:sz w:val="18"/>
                  <w:szCs w:val="18"/>
                  <w:u w:val="none"/>
                </w:rPr>
                <w:t>Winner</w:t>
              </w:r>
            </w:ins>
          </w:p>
        </w:tc>
        <w:tc>
          <w:tcPr>
            <w:tcW w:w="29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ins w:id="793" w:author="Brandon Marquez Salazar" w:date="2026-09-20T21:07:00Z">
              <w:r>
                <w:rPr>
                  <w:rFonts w:eastAsia="DejaVu Sans" w:cs="DejaVu Sans"/>
                  <w:b w:val="false"/>
                  <w:bCs w:val="false"/>
                  <w:i w:val="false"/>
                  <w:iCs w:val="false"/>
                  <w:strike w:val="false"/>
                  <w:dstrike w:val="false"/>
                  <w:outline w:val="false"/>
                  <w:shadow w:val="false"/>
                  <w:color w:val="000000"/>
                  <w:sz w:val="18"/>
                  <w:szCs w:val="18"/>
                  <w:u w:val="none"/>
                </w:rPr>
                <w:t>Winner</w:t>
              </w:r>
            </w:ins>
          </w:p>
        </w:tc>
      </w:tr>
      <w:tr>
        <w:trPr>
          <w:ins w:id="794" w:author="Brandon Marquez Salazar" w:date="2026-09-20T21:06:34Z"/>
          <w:trHeight w:val="389" w:hRule="atLeast"/>
        </w:trPr>
        <w:tc>
          <w:tcPr>
            <w:tcW w:w="1761" w:type="dxa"/>
            <w:tcBorders>
              <w:bottom w:val="single" w:sz="6" w:space="0" w:color="000000"/>
            </w:tcBorders>
            <w:vAlign w:val="center"/>
          </w:tcPr>
          <w:p>
            <w:pPr>
              <w:pStyle w:val="TableContents"/>
              <w:spacing w:before="0" w:after="0"/>
              <w:jc w:val="center"/>
              <w:rPr>
                <w:rFonts w:eastAsia="DejaVu Sans" w:cs="DejaVu Sans"/>
              </w:rPr>
            </w:pPr>
            <w:ins w:id="795" w:author="Brandon Marquez Salazar" w:date="2026-09-20T21:06:34Z">
              <w:r>
                <w:rPr>
                  <w:rFonts w:eastAsia="DejaVu Sans" w:cs="DejaVu Sans"/>
                </w:rPr>
                <w:t>‍</w:t>
              </w:r>
            </w:ins>
            <w:ins w:id="796"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C</w:t>
              </w:r>
            </w:ins>
            <w:ins w:id="797"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u</w:t>
              </w:r>
            </w:ins>
            <w:ins w:id="798"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r</w:t>
              </w:r>
            </w:ins>
            <w:ins w:id="799"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r</w:t>
              </w:r>
            </w:ins>
            <w:ins w:id="800"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e</w:t>
              </w:r>
            </w:ins>
            <w:ins w:id="801"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n</w:t>
              </w:r>
            </w:ins>
            <w:ins w:id="802"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 xml:space="preserve">t </w:t>
              </w:r>
            </w:ins>
            <w:ins w:id="803"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w</w:t>
              </w:r>
            </w:ins>
            <w:ins w:id="804"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o</w:t>
              </w:r>
            </w:ins>
            <w:ins w:id="805"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r</w:t>
              </w:r>
            </w:ins>
            <w:ins w:id="806"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rPr>
                <w:t>k</w:t>
              </w:r>
            </w:ins>
          </w:p>
        </w:tc>
        <w:tc>
          <w:tcPr>
            <w:tcW w:w="413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ins w:id="807" w:author="Brandon Marquez Salazar" w:date="2026-09-20T21:07:01Z">
              <w:r>
                <w:rPr>
                  <w:rFonts w:eastAsia="DejaVu Sans" w:cs="DejaVu Sans"/>
                  <w:b w:val="false"/>
                  <w:bCs w:val="false"/>
                  <w:i w:val="false"/>
                  <w:iCs w:val="false"/>
                  <w:strike w:val="false"/>
                  <w:dstrike w:val="false"/>
                  <w:outline w:val="false"/>
                  <w:shadow w:val="false"/>
                  <w:color w:val="000000"/>
                  <w:sz w:val="18"/>
                  <w:szCs w:val="18"/>
                  <w:u w:val="none"/>
                </w:rPr>
                <w:t>Winner</w:t>
              </w:r>
            </w:ins>
          </w:p>
        </w:tc>
        <w:tc>
          <w:tcPr>
            <w:tcW w:w="2942"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ins w:id="808" w:author="Brandon Marquez Salazar" w:date="2026-09-20T21:07:01Z">
              <w:r>
                <w:rPr>
                  <w:rFonts w:eastAsia="DejaVu Sans" w:cs="DejaVu Sans"/>
                  <w:b w:val="false"/>
                  <w:bCs w:val="false"/>
                  <w:i w:val="false"/>
                  <w:iCs w:val="false"/>
                  <w:strike w:val="false"/>
                  <w:dstrike w:val="false"/>
                  <w:outline w:val="false"/>
                  <w:shadow w:val="false"/>
                  <w:color w:val="000000"/>
                  <w:sz w:val="18"/>
                  <w:szCs w:val="18"/>
                  <w:u w:val="none"/>
                </w:rPr>
                <w:t>Winner</w:t>
              </w:r>
            </w:ins>
          </w:p>
        </w:tc>
      </w:tr>
    </w:tbl>
    <w:p>
      <w:pPr>
        <w:pStyle w:val="BodyText"/>
        <w:bidi w:val="0"/>
        <w:rPr>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r>
    </w:p>
    <w:p>
      <w:pPr>
        <w:pStyle w:val="BodyText"/>
        <w:jc w:val="both"/>
        <w:rPr/>
      </w:pPr>
      <w:r>
        <w:rPr/>
        <w:t>Finally, an evenly distributed Borda count rank aggregation was applied across the 7-dimensional affine space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7</m:t>
        </m:r>
      </m:oMath>
      <w:r>
        <w:rPr/>
        <w:t>) as the definitive phase of the benchmark. By weighting positional rankings uniformly, the rotational noise and cyclic contradictions are projected directly into the null space</w:t>
      </w:r>
      <w:r>
        <w:rPr/>
      </w:r>
      <m:oMath xmlns:m="http://schemas.openxmlformats.org/officeDocument/2006/math">
        <m:r>
          <m:rPr>
            <m:lit/>
            <m:nor/>
          </m:rPr>
          <w:rPr>
            <w:rFonts w:ascii="Cambria Math" w:hAnsi="Cambria Math"/>
          </w:rPr>
          <m:t xml:space="preserve">(</m:t>
        </m:r>
        <m:d>
          <m:dPr>
            <m:begChr m:val="⟨"/>
            <m:endChr m:val="⟩"/>
          </m:dPr>
          <m:e>
            <m:sSub>
              <m:e>
                <m:r>
                  <m:rPr>
                    <m:lit/>
                    <m:nor/>
                  </m:rPr>
                  <w:rPr>
                    <w:rFonts w:ascii="Cambria Math" w:hAnsi="Cambria Math"/>
                  </w:rPr>
                  <m:t xml:space="preserve">𝐰</m:t>
                </m:r>
              </m:e>
              <m:sub>
                <m:r>
                  <w:rPr>
                    <w:rFonts w:ascii="Cambria Math" w:hAnsi="Cambria Math"/>
                  </w:rPr>
                  <m:t xml:space="preserve">B</m:t>
                </m:r>
              </m:sub>
            </m:sSub>
            <m:r>
              <w:rPr>
                <w:rFonts w:ascii="Cambria Math" w:hAnsi="Cambria Math"/>
              </w:rPr>
              <m:t xml:space="preserve">,</m:t>
            </m:r>
            <m:sSub>
              <m:e>
                <m:r>
                  <m:rPr>
                    <m:lit/>
                    <m:nor/>
                  </m:rPr>
                  <w:rPr>
                    <w:rFonts w:ascii="Cambria Math" w:hAnsi="Cambria Math"/>
                  </w:rPr>
                  <m:t xml:space="preserve">𝐩</m:t>
                </m:r>
              </m:e>
              <m:sub>
                <m:r>
                  <m:rPr>
                    <m:lit/>
                    <m:nor/>
                  </m:rPr>
                  <w:rPr>
                    <w:rFonts w:ascii="Cambria Math" w:hAnsi="Cambria Math"/>
                  </w:rPr>
                  <m:t xml:space="preserve">Condorcet</m:t>
                </m:r>
              </m:sub>
            </m:sSub>
          </m:e>
        </m:d>
        <m:r>
          <w:rPr>
            <w:rFonts w:ascii="Cambria Math" w:hAnsi="Cambria Math"/>
          </w:rPr>
          <m:t xml:space="preserve">=</m:t>
        </m:r>
        <m:r>
          <w:rPr>
            <w:rFonts w:ascii="Cambria Math" w:hAnsi="Cambria Math"/>
          </w:rPr>
          <m:t xml:space="preserve">0</m:t>
        </m:r>
        <m:r>
          <m:rPr>
            <m:lit/>
            <m:nor/>
          </m:rPr>
          <w:rPr>
            <w:rFonts w:ascii="Cambria Math" w:hAnsi="Cambria Math"/>
          </w:rPr>
          <m:t xml:space="preserve">)</m:t>
        </m:r>
      </m:oMath>
      <w:r>
        <w:rPr/>
        <w:t xml:space="preserve">. This cancellation filters out localized anomalies and isolates </w:t>
      </w:r>
      <w:r>
        <w:rPr>
          <w:b/>
          <w:bCs/>
        </w:rPr>
        <w:t>PSO14</w:t>
      </w:r>
      <w:r>
        <w:rPr/>
        <w:t xml:space="preserve"> as the global consensus winner. While the IWO instances effectively bound specific structural profiles⁠⁠—⁠⁠such as tail behaviour and directional symmetry⁠—⁠</w:t>
      </w:r>
      <w:r>
        <w:rPr>
          <w:b/>
          <w:bCs/>
        </w:rPr>
        <w:t>PSO14</w:t>
      </w:r>
      <w:r>
        <w:rPr/>
        <w:t xml:space="preserve"> exhibits high positional consistency across all dimensions, minimising the multi</w:t>
        <w:noBreakHyphen/>
        <w:t>modal penalty vector to deliver the optimal architecture for navigating complex Calabi</w:t>
        <w:noBreakHyphen/>
        <w:t>Yau torsion landscapes within the Swampland boundary.</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Discussion</w:t>
      </w:r>
    </w:p>
    <w:p>
      <w:pPr>
        <w:pStyle w:val="BodyText"/>
        <w:rPr/>
      </w:pPr>
      <w:r>
        <w:rPr/>
        <w:t>Characterising these optimization profiles carries immediate implications for exploring distinct features of the Type IIB landscape, generating structured data that can support future research relying on machine learning classification and generative approaches. This strategy aligns with basic science priorities, contributing directly to closing the operational breach between high-energy physics and scientific AI computing.</w:t>
      </w:r>
    </w:p>
    <w:p>
      <w:pPr>
        <w:pStyle w:val="BodyText"/>
        <w:rPr/>
      </w:pPr>
      <w:r>
        <w:rPr>
          <w:b/>
          <w:bCs/>
        </w:rPr>
        <w:t>Experimental Limitations:</w:t>
        <w:tab/>
      </w:r>
      <w:r>
        <w:rPr/>
        <w:t>The validation process was constrained by the inherent instability of the laboratory’s power infrastructure. Frequent electrical outages systematically interrupted active execution cycles, necessitating repeated, from-scratch restarts of the metaheuristic processes. Given that computational demands scaled from hours to days depending on the hyperparameter bounds, these operational bottlenecks defined the effective temporal boundaries of the current study.</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bookmarkStart w:id="50" w:name="__RefHeading___Toc2632_3033527427"/>
      <w:bookmarkEnd w:id="50"/>
      <w:r>
        <w:rPr/>
        <w:t>Conclusions</w:t>
      </w:r>
    </w:p>
    <w:p>
      <w:pPr>
        <w:pStyle w:val="BodyText"/>
        <w:bidi w:val="0"/>
        <w:rPr/>
      </w:pPr>
      <w:r>
        <w:rPr/>
        <w:t>This benchmark confirmed that the different assertions from the No Free Lunch (NFL) theorem are notoriously exposed within the algorithmic rankings. It is critical to note that while the Borda rank used was evenly distributed, a deliberate bias was injected through a redundant stable de Sitter vacua criterion. In terms of the Swampland program with uplifting contributions, this restriction is highly important; it limits the metaheuristic exploration to de Sitter, low</w:t>
        <w:noBreakHyphen/>
        <w:t>energy, non</w:t>
        <w:noBreakHyphen/>
        <w:t>tachyonic vacua search. This constraints merely describe a general Swampland pursuit rather than defining the vast landscape of metaheuristic configurations, proving that this benchmark provides a framework to characterise distinct search behaviours within the Swampland. Ultimately, these results demonstrate that Borda rank aggregation allows for a tailored selection of metaheuristics based on the specific cosmological purpose of the string theory model.</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numPr>
          <w:ilvl w:val="0"/>
          <w:numId w:val="0"/>
        </w:numPr>
        <w:ind w:hanging="0" w:left="0" w:right="0"/>
        <w:rPr/>
      </w:pPr>
      <w:bookmarkStart w:id="51" w:name="__RefHeading___Toc2638_3033527427"/>
      <w:bookmarkEnd w:id="51"/>
      <w:r>
        <w:rPr/>
        <w:t>Acknowledgements</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numPr>
          <w:ilvl w:val="0"/>
          <w:numId w:val="0"/>
        </w:numPr>
        <w:ind w:hanging="0" w:left="0" w:right="0"/>
        <w:rPr>
          <w:lang w:val="en-GB"/>
        </w:rPr>
      </w:pPr>
      <w:r>
        <w:rPr/>
        <w:t>References</w:t>
      </w:r>
    </w:p>
    <w:p>
      <w:pPr>
        <w:pStyle w:val="Bibliography1"/>
        <w:rPr/>
      </w:pPr>
      <w:bookmarkStart w:id="52" w:name="ZOTERO_BREF_rj8GF7D9xCnp"/>
      <w:r>
        <w:rPr/>
        <w:t>[1]</w:t>
        <w:tab/>
        <w:t xml:space="preserve">N. C. Bizet, C. Damian, O. Loaiza-Brito, D. K. Mayorga Peña, and J. A. Montañez-Barrera, “Testing swampland conjectures with machine learning,” </w:t>
      </w:r>
      <w:r>
        <w:rPr>
          <w:i/>
        </w:rPr>
        <w:t>Eur. Phys. J. C</w:t>
      </w:r>
      <w:r>
        <w:rPr/>
        <w:t>, vol. 80, no. 8, Aug. 2020, doi: 10.1140/epjc/s10052-020-8332-9.</w:t>
      </w:r>
    </w:p>
    <w:p>
      <w:pPr>
        <w:pStyle w:val="Bibliography1"/>
        <w:rPr/>
      </w:pPr>
      <w:r>
        <w:rPr/>
        <w:t>[2]</w:t>
        <w:tab/>
        <w:t xml:space="preserve">C. Damian and O. Loaiza-Brito, “Metastable vacua from torsion and machine learning,” </w:t>
      </w:r>
      <w:r>
        <w:rPr>
          <w:i/>
        </w:rPr>
        <w:t>Eur. Phys. J. C</w:t>
      </w:r>
      <w:r>
        <w:rPr/>
        <w:t>, vol. 82, no. 12, Dec. 2022, doi: 10.1140/epjc/s10052-022-11118-x.</w:t>
      </w:r>
    </w:p>
    <w:p>
      <w:pPr>
        <w:pStyle w:val="Bibliography1"/>
        <w:rPr/>
      </w:pPr>
      <w:r>
        <w:rPr/>
        <w:t>[3]</w:t>
        <w:tab/>
        <w:t xml:space="preserve">X. Gao and H. Zou, “Applying machine learning to the Calabi-Yau orientifolds with string vacua,” </w:t>
      </w:r>
      <w:r>
        <w:rPr>
          <w:i/>
        </w:rPr>
        <w:t>Phys. Rev. D</w:t>
      </w:r>
      <w:r>
        <w:rPr/>
        <w:t>, vol. 105, no. 4, Feb. 2022, doi: 10.1103/physrevd.105.046017.</w:t>
      </w:r>
    </w:p>
    <w:p>
      <w:pPr>
        <w:pStyle w:val="Bibliography1"/>
        <w:rPr/>
      </w:pPr>
      <w:r>
        <w:rPr/>
        <w:t>[4]</w:t>
        <w:tab/>
        <w:t xml:space="preserve">G. B. De Luca, “Machine Learning gravity compactifications on negatively curved manifolds,” </w:t>
      </w:r>
      <w:r>
        <w:rPr>
          <w:i/>
        </w:rPr>
        <w:t>J. High Energy Phys.</w:t>
      </w:r>
      <w:r>
        <w:rPr/>
        <w:t>, vol. 2025, no. 9, Sep. 2025, doi: 10.1007/jhep09(2025)090.</w:t>
      </w:r>
    </w:p>
    <w:p>
      <w:pPr>
        <w:pStyle w:val="Bibliography1"/>
        <w:rPr/>
      </w:pPr>
      <w:r>
        <w:rPr/>
        <w:t>[5]</w:t>
        <w:tab/>
        <w:t xml:space="preserve">Y.-H. He, V. Jejjala, and T. S. R. Silva, “Metaheuristic generation of brane tilings,” </w:t>
      </w:r>
      <w:r>
        <w:rPr>
          <w:i/>
        </w:rPr>
        <w:t>Phys. Lett. B</w:t>
      </w:r>
      <w:r>
        <w:rPr/>
        <w:t>, vol. 862, p. 139365, Mar. 2025, doi: 10.1016/j.physletb.2025.139365.</w:t>
      </w:r>
    </w:p>
    <w:p>
      <w:pPr>
        <w:pStyle w:val="Bibliography1"/>
        <w:rPr/>
      </w:pPr>
      <w:r>
        <w:rPr/>
        <w:t>[6]</w:t>
        <w:tab/>
        <w:t xml:space="preserve">D. G. Saari, “Explaining All Three-Alternative Voting Outcomes,” </w:t>
      </w:r>
      <w:r>
        <w:rPr>
          <w:i/>
        </w:rPr>
        <w:t>J. Econ. Theory</w:t>
      </w:r>
      <w:r>
        <w:rPr/>
        <w:t>, vol. 87, no. 2, pp. 313–355, Aug. 1999, doi: 10.1006/jeth.1999.2541.</w:t>
      </w:r>
    </w:p>
    <w:p>
      <w:pPr>
        <w:pStyle w:val="Bibliography1"/>
        <w:rPr/>
      </w:pPr>
      <w:r>
        <w:rPr/>
        <w:t>[7]</w:t>
        <w:tab/>
        <w:t xml:space="preserve">S. Abel and J. Rizos, “Genetic algorithms and the search for viable string vacua,” </w:t>
      </w:r>
      <w:r>
        <w:rPr>
          <w:i/>
        </w:rPr>
        <w:t>J. High Energy Phys.</w:t>
      </w:r>
      <w:r>
        <w:rPr/>
        <w:t>, vol. 2014, no. 8, Aug. 2014, doi: 10.1007/jhep08(2014)010.</w:t>
      </w:r>
    </w:p>
    <w:p>
      <w:pPr>
        <w:pStyle w:val="Bibliography1"/>
        <w:rPr/>
      </w:pPr>
      <w:r>
        <w:rPr/>
        <w:t>[8]</w:t>
        <w:tab/>
        <w:t xml:space="preserve">C. Damian, L. R. Díaz-Barrón, O. Loaiza-Brito, and M. Sabido, “Slow-roll inflation in non-geometric flux compactification,” </w:t>
      </w:r>
      <w:r>
        <w:rPr>
          <w:i/>
        </w:rPr>
        <w:t>J. High Energy Phys.</w:t>
      </w:r>
      <w:r>
        <w:rPr/>
        <w:t>, vol. 2013, no. 6, Jun. 2013, doi: 10.1007/jhep06(2013)109.</w:t>
      </w:r>
    </w:p>
    <w:p>
      <w:pPr>
        <w:pStyle w:val="Bibliography1"/>
        <w:rPr/>
      </w:pPr>
      <w:r>
        <w:rPr/>
        <w:t>[9]</w:t>
        <w:tab/>
        <w:t xml:space="preserve">C. Damian and O. Loaiza-Brito, “More stable de Sitter vacua from 𝓢-dual nongeometric fluxes,” </w:t>
      </w:r>
      <w:r>
        <w:rPr>
          <w:i/>
        </w:rPr>
        <w:t>Phys. Rev. D</w:t>
      </w:r>
      <w:r>
        <w:rPr/>
        <w:t>, vol. 88, no. 4, Aug. 2013, doi: 10.1103/physrevd.88.046008.</w:t>
      </w:r>
    </w:p>
    <w:p>
      <w:pPr>
        <w:pStyle w:val="Bibliography1"/>
        <w:rPr/>
      </w:pPr>
      <w:r>
        <w:rPr/>
        <w:t>[10]</w:t>
        <w:tab/>
        <w:t>B. Marquez-Salazar, C. Damian, and A. Diaz-Pacheco, “Genetic Algorithm Search for Stable Vacua in Type IIB String Theory: A Computational Approach,” 2026.</w:t>
      </w:r>
    </w:p>
    <w:p>
      <w:pPr>
        <w:pStyle w:val="Bibliography1"/>
        <w:rPr/>
      </w:pPr>
      <w:r>
        <w:rPr/>
        <w:t>[11]</w:t>
        <w:tab/>
        <w:t xml:space="preserve">J. H. Holland, </w:t>
      </w:r>
      <w:r>
        <w:rPr>
          <w:i/>
        </w:rPr>
        <w:t>Adaptation in Natural and Artificial Systems: An Introductory Analysis with Applications to Biology, Control, and Artificial Intelligence</w:t>
      </w:r>
      <w:r>
        <w:rPr/>
        <w:t>. The MIT Press, 1992. doi: 10.7551/mitpress/1090.001.0001.</w:t>
      </w:r>
    </w:p>
    <w:p>
      <w:pPr>
        <w:pStyle w:val="Bibliography1"/>
        <w:rPr/>
      </w:pPr>
      <w:r>
        <w:rPr/>
        <w:t>[12]</w:t>
        <w:tab/>
        <w:t xml:space="preserve">S. Kirkpatrick, C. D. Gelatt, and M. P. Vecchi, “Optimization by Simulated Annealing,” </w:t>
      </w:r>
      <w:r>
        <w:rPr>
          <w:i/>
        </w:rPr>
        <w:t>Science</w:t>
      </w:r>
      <w:r>
        <w:rPr/>
        <w:t>, vol. 220, no. 4598, pp. 671–680, May 1983, doi: 10.1126/science.220.4598.671.</w:t>
      </w:r>
    </w:p>
    <w:p>
      <w:pPr>
        <w:pStyle w:val="Bibliography1"/>
        <w:rPr/>
      </w:pPr>
      <w:r>
        <w:rPr/>
        <w:t>[13]</w:t>
        <w:tab/>
        <w:t xml:space="preserve">D. H. Wolpert and W. G. Macready, “No free lunch theorems for optimization,” </w:t>
      </w:r>
      <w:r>
        <w:rPr>
          <w:i/>
        </w:rPr>
        <w:t>IEEE Trans. Evol. Comput.</w:t>
      </w:r>
      <w:r>
        <w:rPr/>
        <w:t>, vol. 1, no. 1, pp. 67–82, Apr. 1997, doi: 10.1109/4235.585893.</w:t>
      </w:r>
    </w:p>
    <w:p>
      <w:pPr>
        <w:pStyle w:val="Bibliography1"/>
        <w:rPr/>
      </w:pPr>
      <w:r>
        <w:rPr/>
        <w:t>[14]</w:t>
        <w:tab/>
        <w:t xml:space="preserve">Z. Qin, F. Yu, Z. Shi, and Y. Wang, “Adaptive Inertia Weight Particle Swarm Optimization,” in </w:t>
      </w:r>
      <w:r>
        <w:rPr>
          <w:i/>
        </w:rPr>
        <w:t>Artificial Intelligence and Soft Computing – ICAISC 2006</w:t>
      </w:r>
      <w:r>
        <w:rPr/>
        <w:t>, Springer Berlin Heidelberg, 2006, pp. 450–459. doi: 10.1007/11785231_48.</w:t>
      </w:r>
    </w:p>
    <w:p>
      <w:pPr>
        <w:pStyle w:val="Bibliography1"/>
        <w:rPr/>
      </w:pPr>
      <w:r>
        <w:rPr/>
        <w:t>[15]</w:t>
        <w:tab/>
        <w:t xml:space="preserve">A. R. Mehrabian and C. Lucas, “A novel numerical optimization algorithm inspired from weed colonization,” </w:t>
      </w:r>
      <w:r>
        <w:rPr>
          <w:i/>
        </w:rPr>
        <w:t>Ecol. Inform.</w:t>
      </w:r>
      <w:r>
        <w:rPr/>
        <w:t>, vol. 1, no. 4, pp. 355–366, Dec. 2006, doi: 10.1016/j.ecoinf.2006.07.003.</w:t>
      </w:r>
      <w:bookmarkEnd w:id="52"/>
    </w:p>
    <w:sectPr>
      <w:type w:val="continuous"/>
      <w:pgSz w:w="12240" w:h="15840"/>
      <w:pgMar w:left="1701" w:right="1701" w:gutter="0" w:header="708" w:top="1417" w:footer="708" w:bottom="1417"/>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randon Marquez Salazar" w:date="2026-09-17T15:23:37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Definición del contexto (evitable, pero propuesto).</w:t>
      </w:r>
    </w:p>
  </w:comment>
  <w:comment w:id="1" w:author="Brandon Marquez Salazar" w:date="2026-09-17T17:02:29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Contexto de aproximaciones previas, así se puede comentar la contribución.</w:t>
      </w:r>
    </w:p>
  </w:comment>
  <w:comment w:id="2" w:author="Brandon Marquez Salazar" w:date="2026-09-17T17:08:46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Responde a las preguntas: ¿qué haremos?, ¿de dónde parte?, ¿hacia dónde va?</w:t>
      </w:r>
    </w:p>
  </w:comment>
  <w:comment w:id="3" w:author="Brandon Marquez Salazar" w:date="2026-09-17T17:09:34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Explicación metodológica de la validación.</w:t>
      </w:r>
    </w:p>
  </w:comment>
  <w:comment w:id="4" w:author="Brandon Marquez Salazar" w:date="2026-09-17T17:31:51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Prosa inflada de LLM, «critical», suena a fin del mundo.</w:t>
      </w:r>
    </w:p>
  </w:comment>
  <w:comment w:id="5" w:author="Brandon Marquez Salazar" w:date="2026-09-17T17:33:09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Refraseo, más humano, ligeramente más narrativo.</w:t>
      </w:r>
    </w:p>
    <w:p>
      <w:pPr>
        <w:overflowPunct w:val="true"/>
        <w:bidi w:val="0"/>
        <w:spacing w:lineRule="auto" w:line="240" w:before="0" w:after="0"/>
        <w:ind w:left="0" w:right="0" w:hanging="0"/>
        <w:jc w:val="left"/>
        <w:rPr/>
      </w:pP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Aunque el párrafo parece prescindible.</w:t>
      </w:r>
    </w:p>
  </w:comment>
  <w:comment w:id="6" w:author="Brandon Marquez Salazar" w:date="2026-09-17T18:00:47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Introducción torpe, directa eliminación.</w:t>
      </w:r>
    </w:p>
  </w:comment>
  <w:comment w:id="7" w:author="Brandon Marquez Salazar" w:date="2026-09-18T01:37:01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Trabajo en voz pasiva , más consistente que autor pasivo.</w:t>
      </w:r>
    </w:p>
  </w:comment>
  <w:comment w:id="8" w:author="Brandon Marquez Salazar" w:date="2026-09-18T01:38:34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Se explica de forma más narrativa. Más natural.</w:t>
      </w:r>
    </w:p>
  </w:comment>
  <w:comment w:id="9" w:author="Brandon Marquez Salazar" w:date="2026-09-18T01:39:21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Sin entradas triunfales, se indica lo que se logró demostrar. Faltaba en el original.</w:t>
      </w:r>
    </w:p>
  </w:comment>
  <w:comment w:id="10" w:author="Brandon Marquez Salazar" w:date="2026-09-18T01:40:04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En vez de continuación narrativa, se separa en dos párrafos y se menciona por aparte, la relación se menciona más adelante de forma directa.</w:t>
      </w:r>
    </w:p>
  </w:comment>
  <w:comment w:id="11" w:author="Brandon Marquez Salazar" w:date="2026-09-18T01:41:49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Contexto, integrado en el «qué se hizo». Consistente, ligeramente extendido, pero funciona.</w:t>
      </w:r>
    </w:p>
  </w:comment>
  <w:comment w:id="12" w:author="Brandon Marquez Salazar" w:date="2026-09-18T01:43:32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Simple, sin el clásico triunfalismo de LLM, casi de documental viejo. Me gusta el estilo, y es corto con impacto anticlimático.</w:t>
      </w:r>
    </w:p>
  </w:comment>
  <w:comment w:id="13" w:author="Brandon Marquez Salazar" w:date="2026-09-18T01:44:06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Elimina triunfalismo, voz ligeramente cínica al final para dar paso al siguiente punto: «no se posiciona, simplemente no se había usado nada más, no habla de logro, habla de limitación en la experiencia empírica».</w:t>
      </w:r>
    </w:p>
  </w:comment>
  <w:comment w:id="14" w:author="Brandon Marquez Salazar" w:date="2026-09-18T01:36:39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El título ya lo dice. Eliminado.</w:t>
      </w:r>
    </w:p>
  </w:comment>
  <w:comment w:id="15" w:author="Brandon Marquez Salazar" w:date="2026-09-18T02:01:48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Simple, sin ofrecer gerundios innecesarios.</w:t>
      </w:r>
    </w:p>
  </w:comment>
  <w:comment w:id="16" w:author="Brandon Marquez Salazar" w:date="2026-09-18T02:02:19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Paréntesis que obliga a la pausa. Más cotidiano, menos atiborrado: deja pensar al lector.</w:t>
      </w:r>
    </w:p>
  </w:comment>
  <w:comment w:id="17" w:author="Brandon Marquez Salazar" w:date="2026-09-18T02:07:34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Nada crucial, más de lo mismo. Sí es importante, pero no es un hito. El hito sería romper o formalizar la conjetura.</w:t>
      </w:r>
    </w:p>
  </w:comment>
  <w:comment w:id="18" w:author="Brandon Marquez Salazar" w:date="2026-09-18T02:08:58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Narrativo, no muy optimista, pero es lo que hay. No es ni bueno ni malo, solo suspiraré en esta última línea.</w:t>
      </w:r>
    </w:p>
  </w:comment>
  <w:comment w:id="19" w:author="Brandon Marquez Salazar" w:date="2026-09-18T02:16:08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Evitamos la introducción extra, queda directo, algo que salta mucho a la vista, pero compacta y funciona bien.</w:t>
      </w:r>
    </w:p>
  </w:comment>
  <w:comment w:id="20" w:author="Brandon Marquez Salazar" w:date="2026-09-18T02:37:38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El trasfondo matemático es relevante aquí. Metacomentario integrado, prepara al lector para comprender los paralelismos.</w:t>
      </w:r>
    </w:p>
  </w:comment>
  <w:comment w:id="21" w:author="Brandon Marquez Salazar" w:date="2026-09-18T02:13:00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Suena bien, pero es paja en este contexto, se cambia por la entrada directa al potencial.</w:t>
      </w:r>
    </w:p>
  </w:comment>
  <w:comment w:id="22" w:author="Brandon Marquez Salazar" w:date="2026-09-18T02:17:32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 xml:space="preserve">Crucialmente. Pus es que A1, cuando Ahora 💺, se podrá usar crucialmente, y veremos (veremos).     </w:t>
      </w:r>
    </w:p>
  </w:comment>
  <w:comment w:id="23" w:author="Brandon Marquez Salazar" w:date="2026-09-18T02:22:24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Sí, funciona, pero es info-dumping incluso para este documento. El lector serio ha de asumir que mi metodología fue revisada y es replicable, ¿por que excusarme y sobreexplicar tanto?</w:t>
      </w:r>
    </w:p>
  </w:comment>
  <w:comment w:id="24" w:author="Brandon Marquez Salazar" w:date="2026-09-18T03:33:47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Cambio en el título, es más correcto al contenido</w:t>
      </w:r>
    </w:p>
  </w:comment>
  <w:comment w:id="25" w:author="Brandon Marquez Salazar" w:date="2026-09-18T03:04:16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Se introduce el NFLT y la pregunta en la misa oración, más compacto y nos habla del proceso de pensamiento.</w:t>
      </w:r>
    </w:p>
  </w:comment>
  <w:comment w:id="26" w:author="Brandon Marquez Salazar" w:date="2026-09-18T03:02:55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«Históricamente», sí, pero se puede decir mejor. El resto, info-dump. La comparación de rendimientos sería bueno, pero vende de más. Este trabajo es más humilde que eso.</w:t>
      </w:r>
    </w:p>
  </w:comment>
  <w:comment w:id="27" w:author="Brandon Marquez Salazar" w:date="2026-09-18T03:05:01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Voz activa, y ahora se da contexto del NFLT. Suena desorganizado, se puede mejorar, pero funciona.</w:t>
      </w:r>
    </w:p>
  </w:comment>
  <w:comment w:id="28" w:author="Brandon Marquez Salazar" w:date="2026-09-18T03:05:32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«fundamentally coupled to», mejor decimos su verdadera implicación. El algoritmo, su definición y la relación con el planteamiento matemático del problema.</w:t>
      </w:r>
    </w:p>
  </w:comment>
  <w:comment w:id="29" w:author="Brandon Marquez Salazar" w:date="2026-09-18T03:06:46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Creo que esto agrega algo relevante al contexto. Wolpert indentificaba clases de problemas. Es posible (con riesgo a error) inferir que sí hay una forma de definir una dirección para el problema; pero no sería sino hasta entender la relación del algoritmo con la definición matemática y las características de esta última.</w:t>
      </w:r>
    </w:p>
  </w:comment>
  <w:comment w:id="30" w:author="Brandon Marquez Salazar" w:date="2026-09-18T03:08:16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Más compacto, mismo significado.</w:t>
      </w:r>
    </w:p>
  </w:comment>
  <w:comment w:id="31" w:author="Brandon Marquez Salazar" w:date="2026-09-18T03:02:23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Pura paja innecesaria, el contexto ya se entiende. Y se puede inferir.</w:t>
      </w:r>
    </w:p>
  </w:comment>
  <w:comment w:id="32" w:author="Brandon Marquez Salazar" w:date="2026-09-18T03:19:01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Justificación protésica.</w:t>
      </w:r>
    </w:p>
  </w:comment>
  <w:comment w:id="33" w:author="Brandon Marquez Salazar" w:date="2026-09-18T03:29:20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Thanks for the comment :v</w:t>
      </w:r>
    </w:p>
  </w:comment>
  <w:comment w:id="34" w:author="Brandon Marquez Salazar" w:date="2026-09-18T03:30:46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Hay un poco de info en la redundancia :c</w:t>
      </w:r>
    </w:p>
  </w:comment>
  <w:comment w:id="35" w:author="Brandon Marquez Salazar" w:date="2026-09-18T03:31:53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Todo esto es metodología, está spoileando. De por sí se dijo en el abstract.</w:t>
      </w:r>
    </w:p>
  </w:comment>
  <w:comment w:id="36" w:author="Brandon Marquez Salazar" w:date="2026-09-18T03:34:50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Me pasé de humilde con esto.</w:t>
      </w:r>
    </w:p>
  </w:comment>
  <w:comment w:id="37" w:author="Brandon Marquez Salazar" w:date="2026-09-18T03:36:17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¡¿Otra vez tu?!, y con cola.</w:t>
      </w:r>
    </w:p>
  </w:comment>
  <w:comment w:id="38" w:author="Brandon Marquez Salazar" w:date="2026-09-18T03:40:29Z" w:initials="BMS">
    <w:p>
      <w:pPr>
        <w:overflowPunct w:val="tru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Tengo la tentación de retirar esto, pero es necesario decir que se migró ¿talvez no lo sea?</w:t>
      </w:r>
    </w:p>
  </w:comment>
  <w:comment w:id="39" w:author="Brandon Marquez Salazar" w:date="2026-09-18T14:49:27Z" w:initials="BMS">
    <w:p>
      <w:pPr>
        <w:overflowPunct w:val="true"/>
        <w:spacing w:lineRule="auto" w:line="240" w:before="0" w:after="0"/>
        <w:jc w:val="left"/>
        <w:rPr/>
      </w:pPr>
      <w:r>
        <w:annotationRef/>
      </w:r>
      <w:r>
        <w:rPr/>
        <w:t>Más excusas.</w:t>
      </w:r>
    </w:p>
  </w:comment>
  <w:comment w:id="40" w:author="Brandon Marquez Salazar" w:date="2026-09-18T14:53:04Z" w:initials="BMS">
    <w:p>
      <w:pPr>
        <w:overflowPunct w:val="true"/>
        <w:spacing w:lineRule="auto" w:line="240" w:before="0" w:after="0"/>
        <w:jc w:val="left"/>
        <w:rPr/>
      </w:pPr>
      <w:r>
        <w:annotationRef/>
      </w:r>
      <w:r>
        <w:rPr/>
        <w:t>Suena muy obscuro, esta explicación es mejor.</w:t>
      </w:r>
    </w:p>
  </w:comment>
  <w:comment w:id="41" w:author="Brandon Marquez Salazar" w:date="2026-09-18T14:54:01Z" w:initials="BMS">
    <w:p>
      <w:pPr>
        <w:overflowPunct w:val="true"/>
        <w:spacing w:lineRule="auto" w:line="240" w:before="0" w:after="0"/>
        <w:jc w:val="left"/>
        <w:rPr/>
      </w:pPr>
      <w:r>
        <w:annotationRef/>
      </w:r>
      <w:r>
        <w:rPr/>
        <w:t>Sobreexplica sin necesidad, el lector puede hacer los números.</w:t>
      </w:r>
    </w:p>
  </w:comment>
  <w:comment w:id="42" w:author="Brandon Marquez Salazar" w:date="2026-09-18T15:35:31Z" w:initials="BMS">
    <w:p>
      <w:pPr>
        <w:overflowPunct w:val="true"/>
        <w:spacing w:lineRule="auto" w:line="240" w:before="0" w:after="0"/>
        <w:jc w:val="left"/>
        <w:rPr/>
      </w:pPr>
      <w:r>
        <w:annotationRef/>
      </w:r>
      <w:r>
        <w:rPr/>
        <w:t>Más explicito, más tranquilo, más entendible.</w:t>
      </w:r>
    </w:p>
  </w:comment>
  <w:comment w:id="43" w:author="Brandon Marquez Salazar" w:date="2026-09-18T15:35:57Z" w:initials="BMS">
    <w:p>
      <w:pPr>
        <w:overflowPunct w:val="true"/>
        <w:spacing w:lineRule="auto" w:line="240" w:before="0" w:after="0"/>
        <w:jc w:val="left"/>
        <w:rPr/>
      </w:pPr>
      <w:r>
        <w:annotationRef/>
      </w:r>
      <w:r>
        <w:rPr/>
        <w:t>Directo al grano. ¿qué se hizo?, ya sabemos que la optimización busca algo, eso se explicará en las penalizaciones.</w:t>
      </w:r>
    </w:p>
  </w:comment>
  <w:comment w:id="44" w:author="Brandon Marquez Salazar" w:date="2026-09-18T15:36:43Z" w:initials="BMS">
    <w:p>
      <w:pPr>
        <w:overflowPunct w:val="true"/>
        <w:spacing w:lineRule="auto" w:line="240" w:before="0" w:after="0"/>
        <w:jc w:val="left"/>
        <w:rPr/>
      </w:pPr>
      <w:r>
        <w:annotationRef/>
      </w:r>
      <w:r>
        <w:rPr/>
        <w:t>Más simple, igual de (o más) substancial.</w:t>
      </w:r>
    </w:p>
  </w:comment>
  <w:comment w:id="45" w:author="Brandon Marquez Salazar" w:date="2026-09-18T15:37:06Z" w:initials="BMS">
    <w:p>
      <w:pPr>
        <w:overflowPunct w:val="true"/>
        <w:spacing w:lineRule="auto" w:line="240" w:before="0" w:after="0"/>
        <w:jc w:val="left"/>
        <w:rPr/>
      </w:pPr>
      <w:r>
        <w:annotationRef/>
      </w:r>
      <w:r>
        <w:rPr/>
        <w:t>Directo también.</w:t>
      </w:r>
    </w:p>
  </w:comment>
  <w:comment w:id="46" w:author="Brandon Marquez Salazar" w:date="2026-09-18T15:37:39Z" w:initials="BMS">
    <w:p>
      <w:pPr>
        <w:overflowPunct w:val="true"/>
        <w:spacing w:lineRule="auto" w:line="240" w:before="0" w:after="0"/>
        <w:jc w:val="left"/>
        <w:rPr/>
      </w:pPr>
      <w:r>
        <w:annotationRef/>
      </w:r>
      <w:r>
        <w:rPr/>
        <w:t>Ambos criterios en un solo párrafo.</w:t>
      </w:r>
    </w:p>
    <w:p>
      <w:pPr>
        <w:overflowPunct w:val="true"/>
        <w:spacing w:lineRule="auto" w:line="240" w:before="0" w:after="0"/>
        <w:jc w:val="left"/>
        <w:rPr/>
      </w:pPr>
      <w:r>
        <w:rPr/>
        <w:t>» No se garantiza nada, se busca.</w:t>
      </w:r>
    </w:p>
    <w:p>
      <w:pPr>
        <w:overflowPunct w:val="true"/>
        <w:spacing w:lineRule="auto" w:line="240" w:before="0" w:after="0"/>
        <w:jc w:val="left"/>
        <w:rPr/>
      </w:pPr>
      <w:r>
        <w:rPr/>
        <w:t>» Se explica por qué estas y no los eigenvalores.</w:t>
      </w:r>
    </w:p>
    <w:p>
      <w:pPr>
        <w:overflowPunct w:val="true"/>
        <w:spacing w:lineRule="auto" w:line="240" w:before="0" w:after="0"/>
        <w:jc w:val="left"/>
        <w:rPr/>
      </w:pPr>
      <w:r>
        <w:rPr/>
        <w:t>» Se elimina la voz pasiva que obliga extensiones innecesarias de texto.</w:t>
      </w:r>
    </w:p>
  </w:comment>
  <w:comment w:id="47" w:author="Brandon Marquez Salazar" w:date="2026-09-18T15:39:27Z" w:initials="BMS">
    <w:p>
      <w:pPr>
        <w:overflowPunct w:val="true"/>
        <w:spacing w:lineRule="auto" w:line="240" w:before="0" w:after="0"/>
        <w:jc w:val="left"/>
        <w:rPr/>
      </w:pPr>
      <w:r>
        <w:annotationRef/>
      </w:r>
      <w:r>
        <w:rPr/>
        <w:t>«Finally» no me gustó, «And» suena mejor.</w:t>
      </w:r>
    </w:p>
    <w:p>
      <w:pPr>
        <w:overflowPunct w:val="true"/>
        <w:spacing w:lineRule="auto" w:line="240" w:before="0" w:after="0"/>
        <w:jc w:val="left"/>
        <w:rPr/>
      </w:pPr>
      <w:r>
        <w:rPr/>
        <w:t>» una limitación dedicada, ou  là là señor francés. Super especializada mi ecuación.</w:t>
      </w:r>
    </w:p>
  </w:comment>
  <w:comment w:id="48" w:author="Brandon Marquez Salazar" w:date="2026-09-20T11:40:44Z" w:initials="BMS">
    <w:p>
      <w:pPr>
        <w:spacing w:lineRule="auto" w:line="240" w:before="0" w:after="0"/>
        <w:jc w:val="left"/>
        <w:rPr/>
      </w:pPr>
      <w:r>
        <w:annotationRef/>
      </w:r>
      <w:r>
        <w:rPr/>
        <w:t>La única forma en que encontré que funcionaba. La última oración permite evitar el relajo del siguiente párrafo.</w:t>
      </w:r>
    </w:p>
  </w:comment>
  <w:comment w:id="49" w:author="Brandon Marquez Salazar" w:date="2026-09-20T16:37:20Z" w:initials="BMS">
    <w:p>
      <w:pPr>
        <w:spacing w:lineRule="auto" w:line="240" w:before="0" w:after="0"/>
        <w:jc w:val="left"/>
        <w:rPr/>
      </w:pPr>
      <w:r>
        <w:annotationRef/>
      </w:r>
      <w:r>
        <w:rPr/>
        <w:t>No más justificación. Ya se dijo en el párrafo anterior.</w:t>
      </w:r>
    </w:p>
  </w:comment>
  <w:comment w:id="50" w:author="Brandon Marquez Salazar" w:date="2026-09-20T16:38:36Z" w:initials="BMS">
    <w:p>
      <w:pPr>
        <w:spacing w:lineRule="auto" w:line="240" w:before="0" w:after="0"/>
        <w:jc w:val="left"/>
        <w:rPr/>
      </w:pPr>
      <w:r>
        <w:annotationRef/>
      </w:r>
      <w:r>
        <w:rPr/>
        <w:t>«this implies» es de mis construcciones favoritas tanto en español como en inglés. Pero reduce la entropía verbal. Suena a LLM.</w:t>
      </w:r>
    </w:p>
  </w:comment>
  <w:comment w:id="51" w:author="Brandon Marquez Salazar" w:date="2026-09-20T16:39:46Z" w:initials="BMS">
    <w:p>
      <w:pPr>
        <w:spacing w:lineRule="auto" w:line="240" w:before="0" w:after="0"/>
        <w:jc w:val="left"/>
        <w:rPr/>
      </w:pPr>
      <w:r>
        <w:annotationRef/>
      </w:r>
      <w:r>
        <w:rPr/>
        <w:t>Cuando algo puede compactarse sin perder contexto, es porque es redundante o teme que el lector (o el mismo texto) sufra de confusión verbal.</w:t>
      </w:r>
    </w:p>
    <w:p>
      <w:pPr>
        <w:spacing w:lineRule="auto" w:line="240" w:before="0" w:after="0"/>
        <w:jc w:val="left"/>
        <w:rPr/>
      </w:pPr>
      <w:r>
        <w:rPr/>
      </w:r>
    </w:p>
    <w:p>
      <w:pPr>
        <w:spacing w:lineRule="auto" w:line="240" w:before="0" w:after="0"/>
        <w:jc w:val="left"/>
        <w:rPr/>
      </w:pPr>
      <w:r>
        <w:rPr/>
        <w:t>» Se menciona el j-ésimo elemento, indispensable para entender la ecuación de Broda correctamente.</w:t>
      </w:r>
    </w:p>
  </w:comment>
  <w:comment w:id="52" w:author="Brandon Marquez Salazar" w:date="2026-09-20T16:49:49Z" w:initials="BMS">
    <w:p>
      <w:pPr>
        <w:spacing w:lineRule="auto" w:line="240" w:before="0" w:after="0"/>
        <w:jc w:val="left"/>
        <w:rPr/>
      </w:pPr>
      <w:r>
        <w:annotationRef/>
      </w:r>
      <w:r>
        <w:rPr/>
        <w:t>Lo mejor es separarlo como párrafo aparte.</w:t>
      </w:r>
    </w:p>
    <w:p>
      <w:pPr>
        <w:spacing w:lineRule="auto" w:line="240" w:before="0" w:after="0"/>
        <w:jc w:val="left"/>
        <w:rPr/>
      </w:pPr>
      <w:r>
        <w:rPr/>
        <w:t>» Se hace mayúscula la referencia por estilo.</w:t>
      </w:r>
    </w:p>
  </w:comment>
  <w:comment w:id="53" w:author="Brandon Marquez Salazar" w:date="2026-09-20T16:51:32Z" w:initials="BMS">
    <w:p>
      <w:pPr>
        <w:spacing w:lineRule="auto" w:line="240" w:before="0" w:after="0"/>
        <w:jc w:val="left"/>
        <w:rPr/>
      </w:pPr>
      <w:r>
        <w:annotationRef/>
      </w:r>
      <w:r>
        <w:rPr/>
        <w:t>Error de migración LaTeX a Word.</w:t>
      </w:r>
    </w:p>
  </w:comment>
  <w:comment w:id="54" w:author="Brandon Marquez Salazar" w:date="2026-09-18T15:42:42Z" w:initials="BMS">
    <w:p>
      <w:pPr>
        <w:overflowPunct w:val="true"/>
        <w:spacing w:lineRule="auto" w:line="240" w:before="0" w:after="0"/>
        <w:jc w:val="left"/>
        <w:rPr/>
      </w:pPr>
      <w:r>
        <w:annotationRef/>
      </w:r>
      <w:r>
        <w:rPr/>
        <w:t>Más excusas de LLM. Eliminado.</w:t>
      </w:r>
    </w:p>
  </w:comment>
  <w:comment w:id="55" w:author="Brandon Marquez Salazar" w:date="2026-09-20T17:13:48Z" w:initials="BMS">
    <w:p>
      <w:pPr>
        <w:spacing w:lineRule="auto" w:line="240" w:before="0" w:after="0"/>
        <w:jc w:val="left"/>
        <w:rPr/>
      </w:pPr>
      <w:r>
        <w:annotationRef/>
      </w:r>
      <w:r>
        <w:rPr/>
        <w:t>En este trabajo, es una suposición necesaria para justificar el benchmarck ciego. Es criticable en el escrutinio, pero es lo que se hizo.</w:t>
      </w:r>
    </w:p>
  </w:comment>
  <w:comment w:id="56" w:author="Brandon Marquez Salazar" w:date="2026-09-20T17:22:07Z" w:initials="BMS">
    <w:p>
      <w:pPr>
        <w:overflowPunct w:val="false"/>
        <w:bidi w:val="0"/>
        <w:spacing w:lineRule="auto" w:line="240" w:before="56" w:after="0"/>
        <w:ind w:left="57" w:right="57" w:hanging="0"/>
        <w:jc w:val="both"/>
        <w:rPr/>
      </w:pPr>
      <w:r>
        <w:annotationRef/>
      </w:r>
      <w:r>
        <w:rPr/>
        <w:t xml:space="preserve">Bueno, el seguimiento es necesario, pero no es necesario excusarse. </w:t>
      </w:r>
    </w:p>
  </w:comment>
  <w:comment w:id="57" w:author="Brandon Marquez Salazar" w:date="2026-09-20T17:28:33Z" w:initials="BMS">
    <w:p>
      <w:pPr>
        <w:spacing w:lineRule="auto" w:line="240" w:before="0" w:after="0"/>
        <w:jc w:val="left"/>
        <w:rPr/>
      </w:pPr>
      <w:r>
        <w:annotationRef/>
      </w:r>
      <w:r>
        <w:rPr/>
        <w:t>«Consequently» es bonito y discursivo. Pero la explicación necesitaba sí o sí esta otra construcción.</w:t>
      </w:r>
    </w:p>
    <w:p>
      <w:pPr>
        <w:spacing w:lineRule="auto" w:line="240" w:before="0" w:after="0"/>
        <w:jc w:val="left"/>
        <w:rPr/>
      </w:pPr>
      <w:r>
        <w:rPr/>
        <w:t>» Además, es coherente evitar repetir GPU a cada oración.</w:t>
      </w:r>
    </w:p>
    <w:p>
      <w:pPr>
        <w:spacing w:lineRule="auto" w:line="240" w:before="0" w:after="0"/>
        <w:jc w:val="left"/>
        <w:rPr/>
      </w:pPr>
      <w:r>
        <w:rPr/>
        <w:t>» También debo dar fe de que esto, a pesar de parecer generar un nuevo cuello de botella, realmente ofreció una mejor solución.</w:t>
      </w:r>
    </w:p>
  </w:comment>
  <w:comment w:id="58" w:author="Brandon Marquez Salazar" w:date="2026-09-20T17:34:40Z" w:initials="BMS">
    <w:p>
      <w:pPr>
        <w:spacing w:lineRule="auto" w:line="240" w:before="0" w:after="0"/>
        <w:jc w:val="left"/>
        <w:rPr/>
      </w:pPr>
      <w:r>
        <w:annotationRef/>
      </w:r>
      <w:r>
        <w:rPr/>
        <w:t>Topography.</w:t>
      </w:r>
    </w:p>
  </w:comment>
  <w:comment w:id="59" w:author="Brandon Marquez Salazar" w:date="2026-09-20T17:33:23Z" w:initials="BMS">
    <w:p>
      <w:pPr>
        <w:spacing w:lineRule="auto" w:line="240" w:before="0" w:after="0"/>
        <w:jc w:val="left"/>
        <w:rPr/>
      </w:pPr>
      <w:r>
        <w:annotationRef/>
      </w:r>
      <w:r>
        <w:rPr/>
        <w:t>Dudo que valga la pena mencionarlo. Más allá de todo, el análisis se realiza más adelante, por qué dar detalles aquí.</w:t>
      </w:r>
    </w:p>
  </w:comment>
  <w:comment w:id="60" w:author="Brandon Marquez Salazar" w:date="2026-09-20T17:49:51Z" w:initials="BMS">
    <w:p>
      <w:pPr>
        <w:spacing w:lineRule="auto" w:line="240" w:before="0" w:after="0"/>
        <w:jc w:val="left"/>
        <w:rPr/>
      </w:pPr>
      <w:r>
        <w:annotationRef/>
      </w:r>
      <w:r>
        <w:rPr/>
        <w:t>Fanfarria protésica eliminada.</w:t>
      </w:r>
    </w:p>
  </w:comment>
  <w:comment w:id="61" w:author="Brandon Marquez Salazar" w:date="2026-09-20T18:56:31Z" w:initials="BMS">
    <w:p>
      <w:pPr>
        <w:spacing w:lineRule="auto" w:line="240" w:before="0" w:after="0"/>
        <w:jc w:val="left"/>
        <w:rPr/>
      </w:pPr>
      <w:r>
        <w:annotationRef/>
      </w:r>
      <w:r>
        <w:rPr/>
        <w:t>Más simple. Agregamos P en las definiciones.</w:t>
      </w:r>
    </w:p>
  </w:comment>
  <w:comment w:id="62" w:author="Brandon Marquez Salazar" w:date="2026-09-20T19:11:27Z" w:initials="BMS">
    <w:p>
      <w:pPr>
        <w:spacing w:lineRule="auto" w:line="240" w:before="0" w:after="0"/>
        <w:jc w:val="left"/>
        <w:rPr/>
      </w:pPr>
      <w:r>
        <w:annotationRef/>
      </w:r>
      <w:r>
        <w:rPr/>
        <w:t>Más corto, la terminología fue definida previamente.</w:t>
      </w:r>
    </w:p>
  </w:comment>
  <w:comment w:id="63" w:author="Brandon Marquez Salazar" w:date="2026-09-20T19:11:49Z" w:initials="BMS">
    <w:p>
      <w:pPr>
        <w:spacing w:lineRule="auto" w:line="240" w:before="0" w:after="0"/>
        <w:jc w:val="left"/>
        <w:rPr/>
      </w:pPr>
      <w:r>
        <w:annotationRef/>
      </w:r>
      <w:r>
        <w:rPr/>
        <w:t>Acortado, es más simple y entendible.</w:t>
      </w:r>
    </w:p>
  </w:comment>
  <w:comment w:id="64" w:author="Brandon Marquez Salazar" w:date="2026-09-20T19:12:09Z" w:initials="BMS">
    <w:p>
      <w:pPr>
        <w:spacing w:lineRule="auto" w:line="240" w:before="0" w:after="0"/>
        <w:jc w:val="left"/>
        <w:rPr/>
      </w:pPr>
      <w:r>
        <w:annotationRef/>
      </w:r>
      <w:r>
        <w:rPr/>
        <w:t>Se acorta el inicio del párrafo. Se cambia S por Φ para evitar ambigüedades terribles.</w:t>
      </w:r>
    </w:p>
  </w:comment>
  <w:comment w:id="65" w:author="Brandon Marquez Salazar" w:date="2026-09-20T19:13:02Z" w:initials="BMS">
    <w:p>
      <w:pPr>
        <w:spacing w:lineRule="auto" w:line="240" w:before="0" w:after="0"/>
        <w:jc w:val="left"/>
        <w:rPr/>
      </w:pPr>
      <w:r>
        <w:annotationRef/>
      </w:r>
      <w:r>
        <w:rPr/>
        <w:t>Cambiamos el orden de causa-efecto, a una más literaria. De menor gusto, talvez. Pero funciona y tiene cierta estética.</w:t>
      </w:r>
    </w:p>
  </w:comment>
  <w:comment w:id="66" w:author="Brandon Marquez Salazar" w:date="2026-09-20T19:13:45Z" w:initials="BMS">
    <w:p>
      <w:pPr>
        <w:spacing w:lineRule="auto" w:line="240" w:before="0" w:after="0"/>
        <w:jc w:val="left"/>
        <w:rPr/>
      </w:pPr>
      <w:r>
        <w:annotationRef/>
      </w:r>
      <w:r>
        <w:rPr/>
        <w:t>Un excedente que explica lo impredecible del sistema. Es pseudo‑estocástico.</w:t>
      </w:r>
    </w:p>
  </w:comment>
  <w:comment w:id="67" w:author="Brandon Marquez Salazar" w:date="2026-09-20T19:17:04Z" w:initials="BMS">
    <w:p>
      <w:pPr>
        <w:spacing w:lineRule="auto" w:line="240" w:before="0" w:after="0"/>
        <w:jc w:val="left"/>
        <w:rPr/>
      </w:pPr>
      <w:r>
        <w:annotationRef/>
      </w:r>
      <w:r>
        <w:rPr/>
        <w:t>Reordenamiento de ideas</w:t>
      </w:r>
    </w:p>
  </w:comment>
  <w:comment w:id="68" w:author="Brandon Marquez Salazar" w:date="2026-09-20T19:33:41Z" w:initials="BMS">
    <w:p>
      <w:pPr>
        <w:spacing w:lineRule="auto" w:line="240" w:before="0" w:after="0"/>
        <w:jc w:val="left"/>
        <w:rPr/>
      </w:pPr>
      <w:r>
        <w:annotationRef/>
      </w:r>
      <w:r>
        <w:rPr/>
        <w:t>Explicado antes, se puede evitar terminología.</w:t>
      </w:r>
    </w:p>
  </w:comment>
  <w:comment w:id="69" w:author="Brandon Marquez Salazar" w:date="2026-09-20T19:45:20Z" w:initials="BMS">
    <w:p>
      <w:pPr>
        <w:spacing w:lineRule="auto" w:line="240" w:before="0" w:after="0"/>
        <w:jc w:val="left"/>
        <w:rPr/>
      </w:pPr>
      <w:r>
        <w:annotationRef/>
      </w:r>
      <w:r>
        <w:rPr/>
        <w:t>En un inicio parecía buena idea, es mucho y no dice nada.</w:t>
      </w:r>
    </w:p>
  </w:comment>
  <w:comment w:id="70" w:author="Brandon Marquez Salazar" w:date="2026-09-20T19:45:50Z" w:initials="BMS">
    <w:p>
      <w:pPr>
        <w:spacing w:lineRule="auto" w:line="240" w:before="0" w:after="0"/>
        <w:jc w:val="left"/>
        <w:rPr/>
      </w:pPr>
      <w:r>
        <w:annotationRef/>
      </w:r>
      <w:r>
        <w:rPr/>
        <w:t>También es mucha prosa morada, o su equivalente en este nicho de la literatura.</w:t>
      </w:r>
    </w:p>
  </w:comment>
  <w:comment w:id="71" w:author="Brandon Marquez Salazar" w:date="2026-09-20T19:46:42Z" w:initials="BMS">
    <w:p>
      <w:pPr>
        <w:spacing w:lineRule="auto" w:line="240" w:before="0" w:after="0"/>
        <w:jc w:val="left"/>
        <w:rPr/>
      </w:pPr>
      <w:r>
        <w:annotationRef/>
      </w:r>
      <w:r>
        <w:rPr/>
        <w:t>Esto se puede inferir o explorar luego.</w:t>
      </w:r>
    </w:p>
  </w:comment>
  <w:comment w:id="72" w:author="Brandon Marquez Salazar" w:date="2026-09-20T19:47:20Z" w:initials="BMS">
    <w:p>
      <w:pPr>
        <w:spacing w:lineRule="auto" w:line="240" w:before="0" w:after="0"/>
        <w:jc w:val="left"/>
        <w:rPr/>
      </w:pPr>
      <w:r>
        <w:annotationRef/>
      </w:r>
      <w:r>
        <w:rPr/>
        <w:t>También es exceso de info.</w:t>
      </w:r>
    </w:p>
  </w:comment>
  <w:comment w:id="73" w:author="Brandon Marquez Salazar" w:date="2026-09-20T19:48:27Z" w:initials="BMS">
    <w:p>
      <w:pPr>
        <w:spacing w:lineRule="auto" w:line="240" w:before="0" w:after="0"/>
        <w:jc w:val="left"/>
        <w:rPr/>
      </w:pPr>
      <w:r>
        <w:annotationRef/>
      </w:r>
      <w:r>
        <w:rPr/>
        <w:t>Simple</w:t>
      </w:r>
    </w:p>
  </w:comment>
  <w:comment w:id="74" w:author="Brandon Marquez Salazar" w:date="2026-09-20T19:49:19Z" w:initials="BMS">
    <w:p>
      <w:pPr>
        <w:spacing w:lineRule="auto" w:line="240" w:before="0" w:after="0"/>
        <w:jc w:val="left"/>
        <w:rPr/>
      </w:pPr>
      <w:r>
        <w:annotationRef/>
      </w:r>
      <w:r>
        <w:rPr/>
        <w:t>No prosa morada, reordenado, simple.</w:t>
      </w:r>
    </w:p>
  </w:comment>
  <w:comment w:id="75" w:author="Brandon Marquez Salazar" w:date="2026-09-20T19:52:13Z" w:initials="BMS">
    <w:p>
      <w:pPr>
        <w:spacing w:lineRule="auto" w:line="240" w:before="0" w:after="0"/>
        <w:jc w:val="left"/>
        <w:rPr/>
      </w:pPr>
      <w:r>
        <w:annotationRef/>
      </w:r>
      <w:r>
        <w:rPr/>
        <w:t>Sólo software. Arriba sólo hardware.</w:t>
      </w:r>
    </w:p>
  </w:comment>
  <w:comment w:id="76" w:author="Brandon Marquez Salazar" w:date="2026-09-20T21:00:27Z" w:initials="BMS">
    <w:p>
      <w:pPr>
        <w:spacing w:lineRule="auto" w:line="240" w:before="0" w:after="0"/>
        <w:jc w:val="left"/>
        <w:rPr/>
      </w:pPr>
      <w:r>
        <w:annotationRef/>
      </w:r>
      <w:r>
        <w:rPr/>
        <w:t>Reescrito, como 3 veces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sz w:val="20"/>
      </w:rPr>
    </w:pPr>
    <w:r>
      <w:rPr>
        <w:sz w:val="20"/>
      </w:rPr>
      <w:t>Fecha de recepción: septiembre 1, 2020 / Fecha de aceptación: octubre 5, 2020</w:t>
    </w:r>
  </w:p>
  <w:p>
    <w:pPr>
      <w:pStyle w:val="Footer"/>
      <w:jc w:val="center"/>
      <w:rPr/>
    </w:pPr>
    <w:r>
      <w:rPr/>
      <w:fldChar w:fldCharType="begin"/>
    </w:r>
    <w:r>
      <w:rPr/>
      <w:instrText xml:space="preserve"> PAGE </w:instrText>
    </w:r>
    <w:r>
      <w:rPr/>
      <w:fldChar w:fldCharType="separate"/>
    </w:r>
    <w:r>
      <w:rPr/>
      <w:t>3</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12</w:t>
    </w:r>
    <w:r>
      <w:rPr/>
      <w:fldChar w:fldCharType="end"/>
    </w:r>
    <w:r>
      <w:rPr/>
      <w:t xml:space="preserve">   </w:t>
    </w:r>
    <w:r>
      <w:rPr/>
      <w:tab/>
      <w:tab/>
    </w:r>
    <w:r>
      <w:rPr>
        <w:lang w:val="en-GB" w:eastAsia="en-US" w:bidi="ar-SA"/>
      </w:rPr>
      <w:t>Particles and Weed into the Swampland</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74" w:type="dxa"/>
      <w:jc w:val="left"/>
      <w:tblInd w:w="162" w:type="dxa"/>
      <w:tblLayout w:type="fixed"/>
      <w:tblCellMar>
        <w:top w:w="0" w:type="dxa"/>
        <w:left w:w="108" w:type="dxa"/>
        <w:bottom w:w="0" w:type="dxa"/>
        <w:right w:w="108" w:type="dxa"/>
      </w:tblCellMar>
    </w:tblPr>
    <w:tblGrid>
      <w:gridCol w:w="6462"/>
      <w:gridCol w:w="2312"/>
    </w:tblGrid>
    <w:tr>
      <w:trPr/>
      <w:tc>
        <w:tcPr>
          <w:tcW w:w="6462" w:type="dxa"/>
          <w:tcBorders/>
        </w:tcPr>
        <w:p>
          <w:pPr>
            <w:pStyle w:val="Header"/>
            <w:widowControl/>
            <w:suppressAutoHyphens w:val="true"/>
            <w:bidi w:val="0"/>
            <w:spacing w:lineRule="auto" w:line="240" w:before="0" w:after="0"/>
            <w:ind w:hanging="0" w:left="-113" w:right="0"/>
            <w:jc w:val="left"/>
            <w:rPr>
              <w:lang w:val="en-US"/>
            </w:rPr>
          </w:pPr>
          <w:r>
            <w:rPr>
              <w:rFonts w:eastAsia="Calibri"/>
              <w:kern w:val="0"/>
              <w:sz w:val="22"/>
              <w:szCs w:val="22"/>
              <w:lang w:val="en-US" w:eastAsia="en-US" w:bidi="ar-SA"/>
            </w:rPr>
            <w:t xml:space="preserve">Anonymous Author. / Abstraction &amp; Application </w:t>
          </w:r>
          <w:r>
            <w:rPr>
              <w:rFonts w:eastAsia="Calibri"/>
              <w:b/>
              <w:kern w:val="0"/>
              <w:sz w:val="22"/>
              <w:szCs w:val="22"/>
              <w:lang w:val="en-US" w:eastAsia="en-US" w:bidi="ar-SA"/>
            </w:rPr>
            <w:t>41</w:t>
          </w:r>
          <w:r>
            <w:rPr>
              <w:rFonts w:eastAsia="Calibri"/>
              <w:kern w:val="0"/>
              <w:sz w:val="22"/>
              <w:szCs w:val="22"/>
              <w:lang w:val="en-US" w:eastAsia="en-US" w:bidi="ar-SA"/>
            </w:rPr>
            <w:t xml:space="preserve"> (2023) 3 - 16</w:t>
          </w:r>
        </w:p>
      </w:tc>
      <w:tc>
        <w:tcPr>
          <w:tcW w:w="2312" w:type="dxa"/>
          <w:tcBorders/>
        </w:tcPr>
        <w:p>
          <w:pPr>
            <w:pStyle w:val="Header"/>
            <w:widowControl/>
            <w:suppressAutoHyphens w:val="true"/>
            <w:spacing w:before="0" w:after="0"/>
            <w:jc w:val="right"/>
            <w:rPr>
              <w:rFonts w:ascii="Calibri" w:hAnsi="Calibri" w:eastAsia="Calibri"/>
              <w:kern w:val="0"/>
              <w:sz w:val="22"/>
              <w:szCs w:val="22"/>
              <w:lang w:val="es-MX" w:eastAsia="en-US" w:bidi="ar-SA"/>
            </w:rPr>
          </w:pPr>
          <w:r>
            <w:rPr>
              <w:rFonts w:eastAsia="Calibri"/>
              <w:kern w:val="0"/>
              <w:sz w:val="22"/>
              <w:szCs w:val="22"/>
              <w:lang w:val="es-MX" w:eastAsia="en-US" w:bidi="ar-SA"/>
            </w:rPr>
            <w:fldChar w:fldCharType="begin"/>
          </w:r>
          <w:r>
            <w:rPr>
              <w:rFonts w:eastAsia="Calibri"/>
              <w:kern w:val="0"/>
              <w:sz w:val="22"/>
              <w:szCs w:val="22"/>
              <w:lang w:val="es-MX" w:eastAsia="en-US" w:bidi="ar-SA"/>
            </w:rPr>
            <w:instrText xml:space="preserve"> PAGE </w:instrText>
          </w:r>
          <w:r>
            <w:rPr>
              <w:rFonts w:eastAsia="Calibri"/>
              <w:kern w:val="0"/>
              <w:sz w:val="22"/>
              <w:szCs w:val="22"/>
              <w:lang w:val="es-MX" w:eastAsia="en-US" w:bidi="ar-SA"/>
            </w:rPr>
            <w:fldChar w:fldCharType="separate"/>
          </w:r>
          <w:r>
            <w:rPr>
              <w:rFonts w:eastAsia="Calibri"/>
              <w:kern w:val="0"/>
              <w:sz w:val="22"/>
              <w:szCs w:val="22"/>
              <w:lang w:val="es-MX" w:eastAsia="en-US" w:bidi="ar-SA"/>
            </w:rPr>
            <w:t>11</w:t>
          </w:r>
          <w:r>
            <w:rPr>
              <w:rFonts w:eastAsia="Calibri"/>
              <w:kern w:val="0"/>
              <w:sz w:val="22"/>
              <w:szCs w:val="22"/>
              <w:lang w:val="es-MX" w:eastAsia="en-US" w:bidi="ar-SA"/>
            </w:rPr>
            <w:fldChar w:fldCharType="end"/>
          </w:r>
        </w:p>
        <w:p>
          <w:pPr>
            <w:pStyle w:val="Header"/>
            <w:widowControl/>
            <w:suppressAutoHyphens w:val="true"/>
            <w:spacing w:before="0" w:after="0"/>
            <w:jc w:val="right"/>
            <w:rPr>
              <w:rFonts w:ascii="Calibri" w:hAnsi="Calibri" w:eastAsia="Calibri"/>
              <w:kern w:val="0"/>
              <w:sz w:val="22"/>
              <w:szCs w:val="22"/>
              <w:lang w:val="es-MX" w:eastAsia="en-US" w:bidi="ar-SA"/>
            </w:rPr>
          </w:pPr>
          <w:r>
            <w:rPr>
              <w:rFonts w:eastAsia="Calibri"/>
              <w:kern w:val="0"/>
              <w:sz w:val="22"/>
              <w:szCs w:val="22"/>
              <w:lang w:val="es-MX" w:eastAsia="en-US" w:bidi="ar-SA"/>
            </w:rPr>
          </w:r>
        </w:p>
      </w:tc>
    </w:tr>
  </w:tbl>
  <w:p>
    <w:pPr>
      <w:pStyle w:val="Header"/>
      <w:ind w:hanging="0" w:left="0" w:right="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27" w:type="dxa"/>
      <w:jc w:val="left"/>
      <w:tblInd w:w="108" w:type="dxa"/>
      <w:tblLayout w:type="fixed"/>
      <w:tblCellMar>
        <w:top w:w="0" w:type="dxa"/>
        <w:left w:w="108" w:type="dxa"/>
        <w:bottom w:w="0" w:type="dxa"/>
        <w:right w:w="108" w:type="dxa"/>
      </w:tblCellMar>
    </w:tblPr>
    <w:tblGrid>
      <w:gridCol w:w="5515"/>
      <w:gridCol w:w="3312"/>
    </w:tblGrid>
    <w:tr>
      <w:trPr/>
      <w:tc>
        <w:tcPr>
          <w:tcW w:w="5515" w:type="dxa"/>
          <w:tcBorders/>
          <w:vAlign w:val="bottom"/>
        </w:tcPr>
        <w:p>
          <w:pPr>
            <w:pStyle w:val="Header"/>
            <w:widowControl/>
            <w:suppressAutoHyphens w:val="true"/>
            <w:spacing w:before="0" w:after="0"/>
            <w:ind w:hanging="0" w:left="0" w:right="0"/>
            <w:jc w:val="left"/>
            <w:rPr>
              <w:lang w:val="en-US"/>
            </w:rPr>
          </w:pPr>
          <w:r>
            <w:rPr>
              <w:rFonts w:eastAsia="Calibri"/>
              <w:kern w:val="0"/>
              <w:sz w:val="22"/>
              <w:szCs w:val="22"/>
              <w:lang w:val="en-US" w:eastAsia="en-US" w:bidi="ar-SA"/>
            </w:rPr>
            <w:t>Abstraction &amp; Application 41 (2023) 3 – 16</w:t>
          </w:r>
        </w:p>
      </w:tc>
      <w:tc>
        <w:tcPr>
          <w:tcW w:w="3312" w:type="dxa"/>
          <w:tcBorders/>
        </w:tcPr>
        <w:p>
          <w:pPr>
            <w:pStyle w:val="Header"/>
            <w:widowControl/>
            <w:suppressAutoHyphens w:val="true"/>
            <w:bidi w:val="0"/>
            <w:spacing w:lineRule="auto" w:line="240" w:before="0" w:after="0"/>
            <w:ind w:hanging="0" w:left="0" w:right="0"/>
            <w:jc w:val="right"/>
            <w:rPr>
              <w:rFonts w:ascii="Calibri" w:hAnsi="Calibri" w:eastAsia="Calibri"/>
              <w:kern w:val="0"/>
              <w:sz w:val="22"/>
              <w:szCs w:val="22"/>
              <w:lang w:val="es-MX" w:eastAsia="en-US" w:bidi="ar-SA"/>
            </w:rPr>
          </w:pPr>
          <w:r>
            <w:rPr/>
            <w:t xml:space="preserve">UADY </w:t>
          </w:r>
          <w:r>
            <w:rPr/>
            <w:drawing>
              <wp:inline distT="0" distB="0" distL="0" distR="0">
                <wp:extent cx="457200" cy="7886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457200" cy="788670"/>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left"/>
      <w:pPr>
        <w:tabs>
          <w:tab w:val="num" w:pos="0"/>
        </w:tabs>
        <w:ind w:left="0" w:hanging="0"/>
      </w:pPr>
      <w:rPr/>
    </w:lvl>
    <w:lvl w:ilvl="1">
      <w:start w:val="1"/>
      <w:numFmt w:val="decimal"/>
      <w:pStyle w:val="Heading2"/>
      <w:lvlText w:val="%2"/>
      <w:lvlJc w:val="left"/>
      <w:pPr>
        <w:tabs>
          <w:tab w:val="num" w:pos="0"/>
        </w:tabs>
        <w:ind w:left="0" w:hanging="0"/>
      </w:pPr>
      <w:rPr/>
    </w:lvl>
    <w:lvl w:ilvl="2">
      <w:start w:val="1"/>
      <w:numFmt w:val="decimal"/>
      <w:pStyle w:val="Heading3"/>
      <w:lvlText w:val="%2.%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90"/>
  <w:revisionView w:insDel="0" w:formatting="0"/>
  <w:trackRevisions/>
  <w:documentProtection w:edit="forms" w:enforcement="1" w:cryptProviderType="rsaAES" w:cryptAlgorithmClass="hash" w:cryptAlgorithmType="typeAny" w:cryptSpinCount="0" w:hash="" w:salt=""/>
  <w:defaultTabStop w:val="708"/>
  <w:autoHyphenation w:val="true"/>
  <w:hyphenationZone w:val="0"/>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s-MX"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ind w:firstLine="283" w:left="0" w:right="0"/>
      <w:jc w:val="both"/>
    </w:pPr>
    <w:rPr>
      <w:rFonts w:ascii="Calibri" w:hAnsi="Calibri" w:eastAsia="Calibri" w:cs="Tahoma"/>
      <w:color w:val="auto"/>
      <w:kern w:val="0"/>
      <w:sz w:val="22"/>
      <w:szCs w:val="22"/>
      <w:lang w:val="es-MX"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ind w:hanging="0"/>
      <w:outlineLvl w:val="1"/>
    </w:pPr>
    <w:rPr>
      <w:rFonts w:ascii="Calibri" w:hAnsi="Calibri" w:eastAsia="Segoe UI" w:cs="Tahoma"/>
      <w:b/>
      <w:bCs/>
      <w:sz w:val="24"/>
      <w:szCs w:val="36"/>
      <w:lang w:val="en-GB" w:eastAsia="ja-JP"/>
    </w:rPr>
  </w:style>
  <w:style w:type="paragraph" w:styleId="Heading3">
    <w:name w:val="heading 3"/>
    <w:basedOn w:val="Heading"/>
    <w:next w:val="BodyText"/>
    <w:qFormat/>
    <w:pPr>
      <w:numPr>
        <w:ilvl w:val="2"/>
        <w:numId w:val="1"/>
      </w:numPr>
      <w:spacing w:before="140" w:after="120"/>
      <w:ind w:hanging="0" w:left="0" w:right="0"/>
      <w:outlineLvl w:val="2"/>
    </w:pPr>
    <w:rPr>
      <w:rFonts w:ascii="Calibri" w:hAnsi="Calibri" w:eastAsia="Segoe UI" w:cs="Tahoma"/>
      <w:b/>
      <w:bCs/>
      <w:sz w:val="22"/>
      <w:szCs w:val="28"/>
      <w:lang w:val="en-GB"/>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EncabezadoCar">
    <w:name w:val="Encabezado Car"/>
    <w:basedOn w:val="DefaultParagraphFont"/>
    <w:link w:val="Header"/>
    <w:qFormat/>
    <w:rPr/>
  </w:style>
  <w:style w:type="character" w:styleId="PiedepginaCar">
    <w:name w:val="Pie de página Car"/>
    <w:basedOn w:val="DefaultParagraphFont"/>
    <w:link w:val="Footer"/>
    <w:qFormat/>
    <w:rPr/>
  </w:style>
  <w:style w:type="character" w:styleId="FollowedHyperlink">
    <w:name w:val="FollowedHyperlink"/>
    <w:basedOn w:val="DefaultParagraphFont"/>
    <w:rPr>
      <w:color w:themeColor="followedHyperlink" w:val="954F72"/>
      <w:u w:val="single"/>
    </w:rPr>
  </w:style>
  <w:style w:type="character" w:styleId="Mencinsinresolver1">
    <w:name w:val="Mención sin resolver1"/>
    <w:basedOn w:val="DefaultParagraphFont"/>
    <w:qFormat/>
    <w:rPr>
      <w:color w:val="605E5C"/>
      <w:shd w:fill="E1DFDD" w:val="clear"/>
    </w:rPr>
  </w:style>
  <w:style w:type="character" w:styleId="TextoindependienteCar">
    <w:name w:val="Texto independiente Car"/>
    <w:basedOn w:val="DefaultParagraphFont"/>
    <w:qFormat/>
    <w:rPr>
      <w:rFonts w:ascii="Times New Roman" w:hAnsi="Times New Roman" w:eastAsia="SimSun" w:cs="Times New Roman"/>
      <w:spacing w:val="-1"/>
      <w:sz w:val="20"/>
      <w:szCs w:val="20"/>
      <w:lang w:val="en-US"/>
    </w:rPr>
  </w:style>
  <w:style w:type="character" w:styleId="tlid-translation">
    <w:name w:val="tlid-translation"/>
    <w:basedOn w:val="DefaultParagraphFont"/>
    <w:qFormat/>
    <w:rPr/>
  </w:style>
  <w:style w:type="character" w:styleId="rynqvb">
    <w:name w:val="rynqvb"/>
    <w:basedOn w:val="DefaultParagraphFont"/>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CaptionCharactersuser">
    <w:name w:val="Caption Characters (user)"/>
    <w:qFormat/>
    <w:rPr/>
  </w:style>
  <w:style w:type="character" w:styleId="Definition">
    <w:name w:val="Definition"/>
    <w:qFormat/>
    <w:rPr/>
  </w:style>
  <w:style w:type="character" w:styleId="DropCaps">
    <w:name w:val="Drop Caps"/>
    <w:qForma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xample">
    <w:name w:val="Example"/>
    <w:qFormat/>
    <w:rPr>
      <w:rFonts w:ascii="Liberation Mono" w:hAnsi="Liberation Mono" w:eastAsia="Liberation Mono" w:cs="Liberation Mono"/>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link w:val="TextoindependienteCar"/>
    <w:pPr>
      <w:widowControl/>
      <w:suppressAutoHyphens w:val="true"/>
      <w:bidi w:val="0"/>
      <w:spacing w:lineRule="auto" w:line="259" w:before="0" w:after="159"/>
      <w:ind w:hanging="0" w:left="0" w:right="0"/>
      <w:jc w:val="both"/>
    </w:pPr>
    <w:rPr>
      <w:rFonts w:ascii="Calibri" w:hAnsi="Calibri" w:eastAsia="SimSun" w:cs="Times New Roman"/>
      <w:spacing w:val="-1"/>
      <w:sz w:val="22"/>
      <w:szCs w:val="20"/>
      <w:lang w:val="en-GB" w:eastAsia="en-US" w:bidi="ar-SA"/>
    </w:rPr>
  </w:style>
  <w:style w:type="paragraph" w:styleId="List">
    <w:name w:val="List"/>
    <w:basedOn w:val="BodyText"/>
    <w:pPr/>
    <w:rPr>
      <w:rFonts w:cs="Mangal"/>
    </w:rPr>
  </w:style>
  <w:style w:type="paragraph" w:styleId="Caption">
    <w:name w:val="caption"/>
    <w:basedOn w:val="Normal"/>
    <w:qFormat/>
    <w:pPr>
      <w:suppressLineNumbers/>
      <w:spacing w:lineRule="auto" w:line="250" w:before="120" w:after="120"/>
      <w:ind w:hanging="0"/>
    </w:pPr>
    <w:rPr>
      <w:rFonts w:cs="Mangal"/>
      <w:i/>
      <w:iCs/>
      <w:sz w:val="20"/>
      <w:szCs w:val="24"/>
    </w:rPr>
  </w:style>
  <w:style w:type="paragraph" w:styleId="Index">
    <w:name w:val="Index"/>
    <w:basedOn w:val="Normal"/>
    <w:qFormat/>
    <w:pPr>
      <w:suppressLineNumbers/>
    </w:pPr>
    <w:rPr>
      <w:rFonts w:cs="Mangal"/>
    </w:rPr>
  </w:style>
  <w:style w:type="paragraph" w:styleId="ListParagraph">
    <w:name w:val="List Paragraph"/>
    <w:basedOn w:val="Normal"/>
    <w:qFormat/>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EncabezadoCar"/>
    <w:pPr>
      <w:tabs>
        <w:tab w:val="clear" w:pos="708"/>
        <w:tab w:val="center" w:pos="4419" w:leader="none"/>
        <w:tab w:val="right" w:pos="8838" w:leader="none"/>
      </w:tabs>
      <w:spacing w:lineRule="auto" w:line="240" w:before="0" w:after="0"/>
    </w:pPr>
    <w:rPr/>
  </w:style>
  <w:style w:type="paragraph" w:styleId="Footer">
    <w:name w:val="footer"/>
    <w:basedOn w:val="Normal"/>
    <w:link w:val="PiedepginaCar"/>
    <w:pPr>
      <w:tabs>
        <w:tab w:val="clear" w:pos="708"/>
        <w:tab w:val="center" w:pos="4419" w:leader="none"/>
        <w:tab w:val="right" w:pos="8838" w:leader="none"/>
      </w:tabs>
      <w:spacing w:lineRule="auto" w:line="240" w:before="0" w:after="0"/>
    </w:pPr>
    <w:rPr/>
  </w:style>
  <w:style w:type="paragraph" w:styleId="Default">
    <w:name w:val="Default"/>
    <w:qFormat/>
    <w:pPr>
      <w:widowControl/>
      <w:suppressAutoHyphens w:val="true"/>
      <w:overflowPunct w:val="false"/>
      <w:bidi w:val="0"/>
      <w:spacing w:lineRule="auto" w:line="240" w:before="0" w:after="0"/>
      <w:jc w:val="left"/>
    </w:pPr>
    <w:rPr>
      <w:rFonts w:ascii="Times New Roman" w:hAnsi="Times New Roman" w:eastAsia="Calibri" w:cs="Times New Roman"/>
      <w:color w:val="000000"/>
      <w:kern w:val="0"/>
      <w:sz w:val="24"/>
      <w:szCs w:val="24"/>
      <w:lang w:val="es-MX" w:eastAsia="en-US" w:bidi="ar-SA"/>
    </w:rPr>
  </w:style>
  <w:style w:type="paragraph" w:styleId="keywords">
    <w:name w:val="key words"/>
    <w:qFormat/>
    <w:pPr>
      <w:widowControl/>
      <w:suppressAutoHyphens w:val="true"/>
      <w:overflowPunct w:val="false"/>
      <w:bidi w:val="0"/>
      <w:spacing w:lineRule="auto" w:line="240" w:before="0" w:after="120"/>
      <w:ind w:firstLine="288"/>
      <w:jc w:val="both"/>
    </w:pPr>
    <w:rPr>
      <w:rFonts w:ascii="Times New Roman" w:hAnsi="Times New Roman" w:eastAsia="SimSun" w:cs="Times New Roman"/>
      <w:b/>
      <w:bCs/>
      <w:i/>
      <w:iCs/>
      <w:color w:val="auto"/>
      <w:kern w:val="0"/>
      <w:sz w:val="18"/>
      <w:szCs w:val="18"/>
      <w:lang w:val="en-US" w:eastAsia="en-US" w:bidi="ar-SA"/>
    </w:rPr>
  </w:style>
  <w:style w:type="paragraph" w:styleId="TableContents">
    <w:name w:val="Table Contents"/>
    <w:basedOn w:val="Normal"/>
    <w:qFormat/>
    <w:pPr>
      <w:widowControl w:val="false"/>
      <w:suppressLineNumbers/>
      <w:suppressAutoHyphens w:val="true"/>
      <w:bidi w:val="0"/>
      <w:spacing w:lineRule="auto" w:line="259" w:before="0" w:after="160"/>
      <w:ind w:hanging="0" w:left="0" w:right="0"/>
      <w:jc w:val="both"/>
    </w:pPr>
    <w:rPr>
      <w:lang w:val="en-GB" w:eastAsia="en-US" w:bidi="ar-SA"/>
    </w:rPr>
  </w:style>
  <w:style w:type="paragraph" w:styleId="IndexHeading">
    <w:name w:val="index heading"/>
    <w:basedOn w:val="Heading"/>
    <w:pPr>
      <w:suppressLineNumbers/>
      <w:ind w:hanging="0" w:left="0"/>
    </w:pPr>
    <w:rPr>
      <w:b/>
      <w:bCs/>
      <w:sz w:val="32"/>
      <w:szCs w:val="32"/>
    </w:rPr>
  </w:style>
  <w:style w:type="paragraph" w:styleId="TableofAuthorities">
    <w:name w:val="table of authorities"/>
    <w:basedOn w:val="IndexHeading"/>
    <w:pPr>
      <w:suppressLineNumbers/>
      <w:ind w:hanging="0" w:left="0"/>
    </w:pPr>
    <w:rPr>
      <w:rFonts w:ascii="Calibri" w:hAnsi="Calibri"/>
      <w:b/>
      <w:bCs/>
      <w:sz w:val="24"/>
      <w:szCs w:val="32"/>
      <w:lang w:val="en-GB"/>
    </w:rPr>
  </w:style>
  <w:style w:type="paragraph" w:styleId="Bibliography1">
    <w:name w:val="Bibliography 1"/>
    <w:basedOn w:val="Index"/>
    <w:qFormat/>
    <w:pPr>
      <w:tabs>
        <w:tab w:val="clear" w:pos="708"/>
        <w:tab w:val="left" w:pos="384" w:leader="none"/>
      </w:tabs>
      <w:spacing w:lineRule="atLeast" w:line="240" w:before="0" w:after="0"/>
      <w:ind w:hanging="384" w:left="384"/>
    </w:pPr>
    <w:rPr>
      <w:lang w:val="en-GB"/>
    </w:rPr>
  </w:style>
  <w:style w:type="paragraph" w:styleId="Comment">
    <w:name w:val="Comment"/>
    <w:basedOn w:val="Normal"/>
    <w:qFormat/>
    <w:pPr>
      <w:spacing w:lineRule="auto" w:line="240" w:before="56" w:after="0"/>
      <w:ind w:hanging="0" w:left="57" w:right="57"/>
    </w:pPr>
    <w:rPr>
      <w:color w:val="aut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Figure">
    <w:name w:val="Figure"/>
    <w:basedOn w:val="Caption"/>
    <w:qFormat/>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3.png"/><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5296</TotalTime>
  <Application>LibreOffice/26.8.0.3$Linux_X86_64 LibreOffice_project/680$Build-3</Application>
  <AppVersion>15.0000</AppVersion>
  <Pages>10</Pages>
  <Words>3787</Words>
  <Characters>21206</Characters>
  <CharactersWithSpaces>24473</CharactersWithSpaces>
  <Paragraphs>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2020-08-25T06:42:00Z</dcterms:created>
  <dc:creator>Francisco Alejandro Madera Ramírez</dc:creator>
  <dc:description/>
  <dc:language>en-US</dc:language>
  <cp:lastModifiedBy>Brandon Marquez Salazar</cp:lastModifiedBy>
  <cp:lastPrinted>2026-09-20T20:05:29Z</cp:lastPrinted>
  <dcterms:modified xsi:type="dcterms:W3CDTF">2026-09-20T21:09:03Z</dcterms:modified>
  <cp:revision>736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NpFf27xeiYc_1">
    <vt:lpwstr>ZOTERO_ITEM CSL_CITATION {"citationID":"8AQW9Q01","properties":{"unsorted":false,"formattedCitation":"[2]","plainCitation":"[2]","noteIndex":0},"citationItems":[{"id":63,"uris":["http://zotero.org/users/local/gdKyPx5P/items/MP3H8NB2"],"itemData":{"id":63,</vt:lpwstr>
  </property>
  <property fmtid="{D5CDD505-2E9C-101B-9397-08002B2CF9AE}" pid="3" name="ZOTERO_BREF_0NpFf27xeiYc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4" name="ZOTERO_BREF_0NpFf27xeiYc_3">
    <vt:lpwstr>arning","URL":"http://dx.doi.org/10.1140/epjc/s10052-020-8332-9","volume":"80","author":[{"family":"Bizet","given":"Nana Cabo"},{"family":"Damian","given":"Cesar"},{"family":"Loaiza-Brito","given":"Oscar"},{"family":"Mayorga Peña","given":"Damián Kaloni"}</vt:lpwstr>
  </property>
  <property fmtid="{D5CDD505-2E9C-101B-9397-08002B2CF9AE}" pid="5" name="ZOTERO_BREF_0NpFf27xeiYc_4">
    <vt:lpwstr>,{"family":"Montañez-Barrera","given":"J. A."}],"issued":{"date-parts":[["2020",8]]}}}],"schema":"https://github.com/citation-style-language/schema/raw/master/csl-citation.json"}</vt:lpwstr>
  </property>
  <property fmtid="{D5CDD505-2E9C-101B-9397-08002B2CF9AE}" pid="6" name="ZOTERO_BREF_0n2Il0wJ510d_1">
    <vt:lpwstr>ZOTERO_ITEM CSL_CITATION {"citationID":"ARBpS9Yt","properties":{"unsorted":false,"formattedCitation":"[8]","plainCitation":"[8]","noteIndex":0},"citationItems":[{"id":100,"uris":["http://zotero.org/users/local/gdKyPx5P/items/WIZKSQ7K"],"itemData":{"id":10</vt:lpwstr>
  </property>
  <property fmtid="{D5CDD505-2E9C-101B-9397-08002B2CF9AE}" pid="7" name="ZOTERO_BREF_0n2Il0wJ510d_2">
    <vt:lpwstr>0,"type":"article-journal","container-title":"Ecological Informatics","DOI":"10.1016/j.ecoinf.2006.07.003","ISSN":"1574-9541","issue":"4","page":"355–366","publisher":"Elsevier BV","title":"A novel numerical optimization algorithm inspired from weed colon</vt:lpwstr>
  </property>
  <property fmtid="{D5CDD505-2E9C-101B-9397-08002B2CF9AE}" pid="8" name="ZOTERO_BREF_0n2Il0wJ510d_3">
    <vt:lpwstr>ization","volume":"1","author":[{"family":"Mehrabian","given":"A.R."},{"family":"Lucas","given":"C."}],"issued":{"date-parts":[["2006",12]]}}}],"schema":"https://github.com/citation-style-language/schema/raw/master/csl-citation.json"}</vt:lpwstr>
  </property>
  <property fmtid="{D5CDD505-2E9C-101B-9397-08002B2CF9AE}" pid="9" name="ZOTERO_BREF_3dcashXU2NrU_1">
    <vt:lpwstr>ZOTERO_ITEM CSL_CITATION {"citationID":"8bdIGRwt","properties":{"unsorted":false,"formattedCitation":"[9]","plainCitation":"[9]","noteIndex":0},"citationItems":[{"id":43,"uris":["http://zotero.org/users/local/gdKyPx5P/items/USGNHIAZ"],"itemData":{"id":43,</vt:lpwstr>
  </property>
  <property fmtid="{D5CDD505-2E9C-101B-9397-08002B2CF9AE}" pid="10" name="ZOTERO_BREF_3dcashXU2NrU_2">
    <vt:lpwstr>"type":"article-journal","container-title":"Science","DOI":"10.1126/science.220.4598.671","ISSN":"1095-9203","issue":"4598","page":"671–680","publisher":"American Association for the Advancement of Science (AAAS)","title":"Optimization by Simulated Anneal</vt:lpwstr>
  </property>
  <property fmtid="{D5CDD505-2E9C-101B-9397-08002B2CF9AE}" pid="11" name="ZOTERO_BREF_3dcashXU2NrU_3">
    <vt:lpwstr>ing","volume":"220","author":[{"family":"Kirkpatrick","given":"S."},{"family":"Gelatt","given":"C. D."},{"family":"Vecchi","given":"M. P."}],"issued":{"date-parts":[["1983",5]]}}}],"schema":"https://github.com/citation-style-language/schema/raw/master/csl</vt:lpwstr>
  </property>
  <property fmtid="{D5CDD505-2E9C-101B-9397-08002B2CF9AE}" pid="12" name="ZOTERO_BREF_3dcashXU2NrU_4">
    <vt:lpwstr>-citation.json"}</vt:lpwstr>
  </property>
  <property fmtid="{D5CDD505-2E9C-101B-9397-08002B2CF9AE}" pid="13" name="ZOTERO_BREF_4luFATrO3RWG_1">
    <vt:lpwstr>ZOTERO_ITEM CSL_CITATION {"citationID":"hY0lITF8","properties":{"unsorted":false,"formattedCitation":"[2]","plainCitation":"[2]","noteIndex":0},"citationItems":[{"id":"j2wGZVuv/QtflcmWw","uris":["http://zotero.org/users/local/h8ZoIbRx/items/Y337KMTR"],"it</vt:lpwstr>
  </property>
  <property fmtid="{D5CDD505-2E9C-101B-9397-08002B2CF9AE}" pid="14" name="ZOTERO_BREF_4luFATrO3RWG_2">
    <vt:lpwstr>emData":{"id":31,"type":"article-journal","container-title":"The European Physical Journal C","DOI":"10.1140/epjc/s10052-022-11118-x","ISSN":"1434-6052","issue":"12","publisher":"Springer Science and Business Media LLC","title":"Metastable vacua from tors</vt:lpwstr>
  </property>
  <property fmtid="{D5CDD505-2E9C-101B-9397-08002B2CF9AE}" pid="15" name="ZOTERO_BREF_4luFATrO3RWG_3">
    <vt:lpwstr>ion and machine learning","URL":"http://dx.doi.org/10.1140/epjc/s10052-022-11118-x","volume":"82","author":[{"family":"Damian","given":"Cesar"},{"family":"Loaiza-Brito","given":"Oscar"}],"issued":{"date-parts":[["2022",12]]}}}],"schema":"https://github.co</vt:lpwstr>
  </property>
  <property fmtid="{D5CDD505-2E9C-101B-9397-08002B2CF9AE}" pid="16" name="ZOTERO_BREF_4luFATrO3RWG_4">
    <vt:lpwstr>m/citation-style-language/schema/raw/master/csl-citation.json"}</vt:lpwstr>
  </property>
  <property fmtid="{D5CDD505-2E9C-101B-9397-08002B2CF9AE}" pid="17" name="ZOTERO_BREF_60Is5zmOXRf2_1">
    <vt:lpwstr>ZOTERO_ITEM CSL_CITATION {"citationID":"029NJoqc","properties":{"unsorted":false,"formattedCitation":"[2]","plainCitation":"[2]","noteIndex":0},"citationItems":[{"id":"kERBtyO1/8BZeUYWn","uris":["http://zotero.org/users/local/h8ZoIbRx/items/Y337KMTR"],"it</vt:lpwstr>
  </property>
  <property fmtid="{D5CDD505-2E9C-101B-9397-08002B2CF9AE}" pid="18" name="ZOTERO_BREF_60Is5zmOXRf2_2">
    <vt:lpwstr>emData":{"id":"j2wGZVuv/QtflcmWw","type":"article-journal","container-title":"The European Physical Journal C","DOI":"10.1140/epjc/s10052-022-11118-x","ISSN":"1434-6052","issue":"12","publisher":"Springer Science and Business Media LLC","title":"Metastabl</vt:lpwstr>
  </property>
  <property fmtid="{D5CDD505-2E9C-101B-9397-08002B2CF9AE}" pid="19" name="ZOTERO_BREF_60Is5zmOXRf2_3">
    <vt:lpwstr>e vacua from torsion and machine learning","URL":"http://dx.doi.org/10.1140/epjc/s10052-022-11118-x","volume":"82","author":[{"family":"Damian","given":"Cesar"},{"family":"Loaiza-Brito","given":"Oscar"}],"issued":{"date-parts":[["2022",12]]}}}],"schema":"</vt:lpwstr>
  </property>
  <property fmtid="{D5CDD505-2E9C-101B-9397-08002B2CF9AE}" pid="20" name="ZOTERO_BREF_60Is5zmOXRf2_4">
    <vt:lpwstr>https://github.com/citation-style-language/schema/raw/master/csl-citation.json"}</vt:lpwstr>
  </property>
  <property fmtid="{D5CDD505-2E9C-101B-9397-08002B2CF9AE}" pid="21" name="ZOTERO_BREF_6JYu3IpHrVi3_1">
    <vt:lpwstr/>
  </property>
  <property fmtid="{D5CDD505-2E9C-101B-9397-08002B2CF9AE}" pid="22" name="ZOTERO_BREF_6PXeQ8iH3Vex_1">
    <vt:lpwstr/>
  </property>
  <property fmtid="{D5CDD505-2E9C-101B-9397-08002B2CF9AE}" pid="23" name="ZOTERO_BREF_6QtJ12bVOiHn_1">
    <vt:lpwstr>ZOTERO_ITEM CSL_CITATION {"citationID":"8dQECdjG","properties":{"unsorted":false,"formattedCitation":"[2]","plainCitation":"[2]","noteIndex":0},"citationItems":[{"id":"j2wGZVuv/QtflcmWw","uris":["http://zotero.org/users/local/h8ZoIbRx/items/Y337KMTR"],"it</vt:lpwstr>
  </property>
  <property fmtid="{D5CDD505-2E9C-101B-9397-08002B2CF9AE}" pid="24" name="ZOTERO_BREF_6QtJ12bVOiHn_2">
    <vt:lpwstr>emData":{"id":"j2wGZVuv/QtflcmWw","type":"article-journal","container-title":"The European Physical Journal C","DOI":"10.1140/epjc/s10052-022-11118-x","ISSN":"1434-6052","issue":"12","publisher":"Springer Science and Business Media LLC","title":"Metastabl</vt:lpwstr>
  </property>
  <property fmtid="{D5CDD505-2E9C-101B-9397-08002B2CF9AE}" pid="25" name="ZOTERO_BREF_6QtJ12bVOiHn_3">
    <vt:lpwstr>e vacua from torsion and machine learning","URL":"http://dx.doi.org/10.1140/epjc/s10052-022-11118-x","volume":"82","author":[{"family":"Damian","given":"Cesar"},{"family":"Loaiza-Brito","given":"Oscar"}],"issued":{"date-parts":[["2022",12]]}}}],"schema":"</vt:lpwstr>
  </property>
  <property fmtid="{D5CDD505-2E9C-101B-9397-08002B2CF9AE}" pid="26" name="ZOTERO_BREF_6QtJ12bVOiHn_4">
    <vt:lpwstr>https://github.com/citation-style-language/schema/raw/master/csl-citation.json"}</vt:lpwstr>
  </property>
  <property fmtid="{D5CDD505-2E9C-101B-9397-08002B2CF9AE}" pid="27" name="ZOTERO_BREF_7FCsyzUckkdx_1">
    <vt:lpwstr>ZOTERO_ITEM CSL_CITATION {"citationID":"Mi2QF9Ru","properties":{"unsorted":false,"formattedCitation":"[1], [9], [10], [11]","plainCitation":"[1], [9], [10], [11]","noteIndex":0},"citationItems":[{"id":63,"uris":["http://zotero.org/users/local/gdKyPx5P/ite</vt:lpwstr>
  </property>
  <property fmtid="{D5CDD505-2E9C-101B-9397-08002B2CF9AE}" pid="28" name="ZOTERO_BREF_7FCsyzUckkdx_10">
    <vt:lpwstr>cal Review D","DOI":"10.1103/physrevd.88.046008","ISSN":"1550-2368","issue":"4","publisher":"American Physical Society (APS)","title":"More stable de Sitter vacua from 𝓢-dual nongeometric fluxes","URL":"http://dx.doi.org/10.1103/PhysRevD.88.046008","volu</vt:lpwstr>
  </property>
  <property fmtid="{D5CDD505-2E9C-101B-9397-08002B2CF9AE}" pid="29" name="ZOTERO_BREF_7FCsyzUckkdx_11">
    <vt:lpwstr>me":"88","author":[{"family":"Damian","given":"Cesar"},{"family":"Loaiza-Brito","given":"Oscar"}],"issued":{"date-parts":[["2013",8]]}}},{"id":53,"uris":["http://zotero.org/users/local/gdKyPx5P/items/JAQT6MRK"],"itemData":{"id":53,"type":"book","DOI":"10.</vt:lpwstr>
  </property>
  <property fmtid="{D5CDD505-2E9C-101B-9397-08002B2CF9AE}" pid="30" name="ZOTERO_BREF_7FCsyzUckkdx_12">
    <vt:lpwstr>7551/mitpress/1090.001.0001","ISBN":"978-0-262-27555-2","publisher":"The MIT Press","title":"Adaptation in Natural and Artificial Systems: An Introductory Analysis with Applications to Biology, Control, and Artificial Intelligence","URL":"http://dx.doi.or</vt:lpwstr>
  </property>
  <property fmtid="{D5CDD505-2E9C-101B-9397-08002B2CF9AE}" pid="31" name="ZOTERO_BREF_7FCsyzUckkdx_13">
    <vt:lpwstr>g/10.7551/mitpress/1090.001.0001","author":[{"family":"Holland","given":"John H."}],"issued":{"date-parts":[["1992",4]]}}}],"schema":"https://github.com/citation-style-language/schema/raw/master/csl-citation.json"}</vt:lpwstr>
  </property>
  <property fmtid="{D5CDD505-2E9C-101B-9397-08002B2CF9AE}" pid="32" name="ZOTERO_BREF_7FCsyzUckkdx_2">
    <vt:lpwstr>ms/MP3H8NB2"],"itemData":{"id":63,"type":"article-journal","container-title":"The European Physical Journal C","DOI":"10.1140/epjc/s10052-020-8332-9","ISSN":"1434-6052","issue":"8","publisher":"Springer Science and Business Media LLC","title":"Testing swa</vt:lpwstr>
  </property>
  <property fmtid="{D5CDD505-2E9C-101B-9397-08002B2CF9AE}" pid="33" name="ZOTERO_BREF_7FCsyzUckkdx_3">
    <vt:lpwstr>mpland conjectures with machine learning","URL":"http://dx.doi.org/10.1140/epjc/s10052-020-8332-9","volume":"80","author":[{"family":"Bizet","given":"Nana Cabo"},{"family":"Damian","given":"Cesar"},{"family":"Loaiza-Brito","given":"Oscar"},{"family":"Mayo</vt:lpwstr>
  </property>
  <property fmtid="{D5CDD505-2E9C-101B-9397-08002B2CF9AE}" pid="34" name="ZOTERO_BREF_7FCsyzUckkdx_4">
    <vt:lpwstr>rga Peña","given":"Damián Kaloni"},{"family":"Montañez-Barrera","given":"J. A."}],"issued":{"date-parts":[["2020",8]]}}},{"id":104,"uris":["http://zotero.org/users/local/gdKyPx5P/items/SU3S5VM8"],"itemData":{"id":104,"type":"article-journal","abstract":"T</vt:lpwstr>
  </property>
  <property fmtid="{D5CDD505-2E9C-101B-9397-08002B2CF9AE}" pid="35" name="ZOTERO_BREF_7FCsyzUckkdx_5">
    <vt:lpwstr>he exploration of high-dimensional, non-linear potential landscapes is a central computational challenge. In fields such as string theory, the search for stable vacuum configurations reduces to a global optimisation problem on a rugged objective function </vt:lpwstr>
  </property>
  <property fmtid="{D5CDD505-2E9C-101B-9397-08002B2CF9AE}" pid="36" name="ZOTERO_BREF_7FCsyzUckkdx_6">
    <vt:lpwstr>where classic gradient-based methods are inadequate. In this work, a simple genetic algorithm (GA) is tailored to the optimisation of a type IIB string theory potential with torsion, extending the analysis of a previous work done with Simulate Annealing. </vt:lpwstr>
  </property>
  <property fmtid="{D5CDD505-2E9C-101B-9397-08002B2CF9AE}" pid="37" name="ZOTERO_BREF_7FCsyzUckkdx_7">
    <vt:lpwstr>A penalty-based objective enforces critical point conditions, stability and a positive potential. Using uniform bounds for the five flux coefficients and 100 independent runs, the GA explored the landscape extensively, producing 11,979 critical points.","</vt:lpwstr>
  </property>
  <property fmtid="{D5CDD505-2E9C-101B-9397-08002B2CF9AE}" pid="38" name="ZOTERO_BREF_7FCsyzUckkdx_8">
    <vt:lpwstr>publisher":"Universidad de Guanajuato, División de Ingenierías Campus Irapuato-Salamanca","title":"Genetic Algorithm Search for Stable Vacua in Type IIB String Theory: A Computational Approach","author":[{"family":"Marquez-Salazar","given":"Brandon"},{"fa</vt:lpwstr>
  </property>
  <property fmtid="{D5CDD505-2E9C-101B-9397-08002B2CF9AE}" pid="39" name="ZOTERO_BREF_7FCsyzUckkdx_9">
    <vt:lpwstr>mily":"Damian","given":"Cesar"},{"family":"Diaz-Pacheco","given":"Angel"}],"issued":{"date-parts":[["2026"]]}}},{"id":98,"uris":["http://zotero.org/users/local/gdKyPx5P/items/WBY5UGJU"],"itemData":{"id":98,"type":"article-journal","container-title":"Physi</vt:lpwstr>
  </property>
  <property fmtid="{D5CDD505-2E9C-101B-9397-08002B2CF9AE}" pid="40" name="ZOTERO_BREF_7PgfE14ziNGB_1">
    <vt:lpwstr>ZOTERO_ITEM CSL_CITATION {"citationID":"bVA7amWv","properties":{"unsorted":false,"formattedCitation":"[14]","plainCitation":"[14]","noteIndex":0},"citationItems":[{"id":101,"uris":["http://zotero.org/users/local/gdKyPx5P/items/XGWYER4H"],"itemData":{"id":</vt:lpwstr>
  </property>
  <property fmtid="{D5CDD505-2E9C-101B-9397-08002B2CF9AE}" pid="41" name="ZOTERO_BREF_7PgfE14ziNGB_2">
    <vt:lpwstr>101,"type":"chapter","container-title":"Artificial Intelligence and Soft Computing – ICAISC 2006","DOI":"10.1007/11785231_48","ISBN":"978-3-540-35750-6","ISSN":"1611-3349","page":"450–459","publisher":"Springer Berlin Heidelberg","title":"Adaptive Inertia</vt:lpwstr>
  </property>
  <property fmtid="{D5CDD505-2E9C-101B-9397-08002B2CF9AE}" pid="42" name="ZOTERO_BREF_7PgfE14ziNGB_3">
    <vt:lpwstr> Weight Particle Swarm Optimization","URL":"http://dx.doi.org/10.1007/11785231_48","author":[{"family":"Qin","given":"Zheng"},{"family":"Yu","given":"Fan"},{"family":"Shi","given":"Zhewen"},{"family":"Wang","given":"Yu"}],"issued":{"date-parts":[["2006"]]</vt:lpwstr>
  </property>
  <property fmtid="{D5CDD505-2E9C-101B-9397-08002B2CF9AE}" pid="43" name="ZOTERO_BREF_7PgfE14ziNGB_4">
    <vt:lpwstr>}}}],"schema":"https://github.com/citation-style-language/schema/raw/master/csl-citation.json"}</vt:lpwstr>
  </property>
  <property fmtid="{D5CDD505-2E9C-101B-9397-08002B2CF9AE}" pid="44" name="ZOTERO_BREF_Bbw5ZNcSuB04_1">
    <vt:lpwstr>ZOTERO_ITEM CSL_CITATION {"citationID":"qFePYrL9","properties":{"unsorted":false,"formattedCitation":"[6]","plainCitation":"[6]","noteIndex":0},"citationItems":[{"id":106,"uris":["http://zotero.org/users/local/gdKyPx5P/items/5XJDVKLS"],"itemData":{"id":10</vt:lpwstr>
  </property>
  <property fmtid="{D5CDD505-2E9C-101B-9397-08002B2CF9AE}" pid="45" name="ZOTERO_BREF_Bbw5ZNcSuB04_2">
    <vt:lpwstr>6,"type":"article-journal","container-title":"Journal of Economic Theory","DOI":"10.1006/jeth.1999.2541","ISSN":"0022-0531","issue":"2","page":"313–355","publisher":"Elsevier BV","title":"Explaining All Three-Alternative Voting Outcomes","volume":"87","au</vt:lpwstr>
  </property>
  <property fmtid="{D5CDD505-2E9C-101B-9397-08002B2CF9AE}" pid="46" name="ZOTERO_BREF_Bbw5ZNcSuB04_3">
    <vt:lpwstr>thor":[{"family":"Saari","given":"Donald G."}],"issued":{"date-parts":[["1999",8]]}}}],"schema":"https://github.com/citation-style-language/schema/raw/master/csl-citation.json"}</vt:lpwstr>
  </property>
  <property fmtid="{D5CDD505-2E9C-101B-9397-08002B2CF9AE}" pid="47" name="ZOTERO_BREF_C1sWvyovE2QG_1">
    <vt:lpwstr/>
  </property>
  <property fmtid="{D5CDD505-2E9C-101B-9397-08002B2CF9AE}" pid="48" name="ZOTERO_BREF_C8aE59qs1wIc_1">
    <vt:lpwstr>ZOTERO_ITEM CSL_CITATION {"citationID":"3ladCHyx","properties":{"unsorted":false,"formattedCitation":"[2]","plainCitation":"[2]","noteIndex":0},"citationItems":[{"id":"kERBtyO1/8BZeUYWn","uris":["http://zotero.org/users/local/h8ZoIbRx/items/Y337KMTR"],"it</vt:lpwstr>
  </property>
  <property fmtid="{D5CDD505-2E9C-101B-9397-08002B2CF9AE}" pid="49" name="ZOTERO_BREF_C8aE59qs1wIc_2">
    <vt:lpwstr>emData":{"id":"j2wGZVuv/QtflcmWw","type":"article-journal","container-title":"The European Physical Journal C","DOI":"10.1140/epjc/s10052-022-11118-x","ISSN":"1434-6052","issue":"12","publisher":"Springer Science and Business Media LLC","title":"Metastabl</vt:lpwstr>
  </property>
  <property fmtid="{D5CDD505-2E9C-101B-9397-08002B2CF9AE}" pid="50" name="ZOTERO_BREF_C8aE59qs1wIc_3">
    <vt:lpwstr>e vacua from torsion and machine learning","URL":"http://dx.doi.org/10.1140/epjc/s10052-022-11118-x","volume":"82","author":[{"family":"Damian","given":"Cesar"},{"family":"Loaiza-Brito","given":"Oscar"}],"issued":{"date-parts":[["2022",12]]}}}],"schema":"</vt:lpwstr>
  </property>
  <property fmtid="{D5CDD505-2E9C-101B-9397-08002B2CF9AE}" pid="51" name="ZOTERO_BREF_C8aE59qs1wIc_4">
    <vt:lpwstr>https://github.com/citation-style-language/schema/raw/master/csl-citation.json"}</vt:lpwstr>
  </property>
  <property fmtid="{D5CDD505-2E9C-101B-9397-08002B2CF9AE}" pid="52" name="ZOTERO_BREF_CN0ZtNVHWSLP_1">
    <vt:lpwstr>ZOTERO_ITEM CSL_CITATION {"citationID":"UjccnxGf","properties":{"unsorted":false,"formattedCitation":"[7]","plainCitation":"[7]","noteIndex":0},"citationItems":[{"id":101,"uris":["http://zotero.org/users/local/gdKyPx5P/items/XGWYER4H"],"itemData":{"id":10</vt:lpwstr>
  </property>
  <property fmtid="{D5CDD505-2E9C-101B-9397-08002B2CF9AE}" pid="53" name="ZOTERO_BREF_CN0ZtNVHWSLP_2">
    <vt:lpwstr>1,"type":"chapter","container-title":"Artificial Intelligence and Soft Computing – ICAISC 2006","DOI":"10.1007/11785231_48","ISBN":"978-3-540-35750-6","ISSN":"1611-3349","page":"450–459","publisher":"Springer Berlin Heidelberg","title":"Adaptive Inertia W</vt:lpwstr>
  </property>
  <property fmtid="{D5CDD505-2E9C-101B-9397-08002B2CF9AE}" pid="54" name="ZOTERO_BREF_CN0ZtNVHWSLP_3">
    <vt:lpwstr>eight Particle Swarm Optimization","URL":"http://dx.doi.org/10.1007/11785231_48","author":[{"family":"Qin","given":"Zheng"},{"family":"Yu","given":"Fan"},{"family":"Shi","given":"Zhewen"},{"family":"Wang","given":"Yu"}],"issued":{"date-parts":[["2006"]]}}</vt:lpwstr>
  </property>
  <property fmtid="{D5CDD505-2E9C-101B-9397-08002B2CF9AE}" pid="55" name="ZOTERO_BREF_CN0ZtNVHWSLP_4">
    <vt:lpwstr>}],"schema":"https://github.com/citation-style-language/schema/raw/master/csl-citation.json"}</vt:lpwstr>
  </property>
  <property fmtid="{D5CDD505-2E9C-101B-9397-08002B2CF9AE}" pid="56" name="ZOTERO_BREF_CbXoLK9gI1FP_1">
    <vt:lpwstr>ZOTERO_ITEM CSL_CITATION {"citationID":"gPvAc1xk","properties":{"unsorted":false,"formattedCitation":"[14]","plainCitation":"[14]","noteIndex":0},"citationItems":[{"id":42,"uris":["http://zotero.org/users/local/gdKyPx5P/items/M3K5DYEN"],"itemData":{"id":4</vt:lpwstr>
  </property>
  <property fmtid="{D5CDD505-2E9C-101B-9397-08002B2CF9AE}" pid="57" name="ZOTERO_BREF_CbXoLK9gI1FP_2">
    <vt:lpwstr>2,"type":"article-journal","container-title":"IEEE Transactions on Evolutionary Computation","DOI":"10.1109/4235.585893","ISSN":"1089-778X","issue":"1","page":"67–82","publisher":"Institute of Electrical and Electronics Engineers (IEEE)","title":"No free </vt:lpwstr>
  </property>
  <property fmtid="{D5CDD505-2E9C-101B-9397-08002B2CF9AE}" pid="58" name="ZOTERO_BREF_CbXoLK9gI1FP_3">
    <vt:lpwstr>lunch theorems for optimization","volume":"1","author":[{"family":"Wolpert","given":"D.H."},{"family":"Macready","given":"W.G."}],"issued":{"date-parts":[["1997",4]]}}}],"schema":"https://github.com/citation-style-language/schema/raw/master/csl-citation.j</vt:lpwstr>
  </property>
  <property fmtid="{D5CDD505-2E9C-101B-9397-08002B2CF9AE}" pid="59" name="ZOTERO_BREF_CbXoLK9gI1FP_4">
    <vt:lpwstr>son"}</vt:lpwstr>
  </property>
  <property fmtid="{D5CDD505-2E9C-101B-9397-08002B2CF9AE}" pid="60" name="ZOTERO_BREF_DFEANuq108gm_1">
    <vt:lpwstr>ZOTERO_ITEM CSL_CITATION {"citationID":"QWgGEfRH","properties":{"unsorted":false,"formattedCitation":"[1], [1]","plainCitation":"[1], [1]","noteIndex":0},"citationItems":[{"id":63,"uris":["http://zotero.org/users/local/gdKyPx5P/items/MP3H8NB2"],"itemData"</vt:lpwstr>
  </property>
  <property fmtid="{D5CDD505-2E9C-101B-9397-08002B2CF9AE}" pid="61" name="ZOTERO_BREF_DFEANuq108gm_2">
    <vt:lpwstr>:{"id":63,"type":"article-journal","container-title":"The European Physical Journal C","DOI":"10.1140/epjc/s10052-020-8332-9","ISSN":"1434-6052","issue":"8","publisher":"Springer Science and Business Media LLC","title":"Testing swampland conjectures with </vt:lpwstr>
  </property>
  <property fmtid="{D5CDD505-2E9C-101B-9397-08002B2CF9AE}" pid="62" name="ZOTERO_BREF_DFEANuq108gm_3">
    <vt:lpwstr>machine learning","URL":"http://dx.doi.org/10.1140/epjc/s10052-020-8332-9","volume":"80","author":[{"family":"Bizet","given":"Nana Cabo"},{"family":"Damian","given":"Cesar"},{"family":"Loaiza-Brito","given":"Oscar"},{"family":"Mayorga Peña","given":"Damiá</vt:lpwstr>
  </property>
  <property fmtid="{D5CDD505-2E9C-101B-9397-08002B2CF9AE}" pid="63" name="ZOTERO_BREF_DFEANuq108gm_4">
    <vt:lpwstr>n Kaloni"},{"family":"Montañez-Barrera","given":"J. A."}],"issued":{"date-parts":[["2020",8]]}}},{"id":63,"uris":["http://zotero.org/users/local/gdKyPx5P/items/MP3H8NB2"],"itemData":{"id":63,"type":"article-journal","container-title":"The European Physica</vt:lpwstr>
  </property>
  <property fmtid="{D5CDD505-2E9C-101B-9397-08002B2CF9AE}" pid="64" name="ZOTERO_BREF_DFEANuq108gm_5">
    <vt:lpwstr>l Journal C","DOI":"10.1140/epjc/s10052-020-8332-9","ISSN":"1434-6052","issue":"8","publisher":"Springer Science and Business Media LLC","title":"Testing swampland conjectures with machine learning","URL":"http://dx.doi.org/10.1140/epjc/s10052-020-8332-9"</vt:lpwstr>
  </property>
  <property fmtid="{D5CDD505-2E9C-101B-9397-08002B2CF9AE}" pid="65" name="ZOTERO_BREF_DFEANuq108gm_6">
    <vt:lpwstr>,"volume":"80","author":[{"family":"Bizet","given":"Nana Cabo"},{"family":"Damian","given":"Cesar"},{"family":"Loaiza-Brito","given":"Oscar"},{"family":"Mayorga Peña","given":"Damián Kaloni"},{"family":"Montañez-Barrera","given":"J. A."}],"issued":{"date-</vt:lpwstr>
  </property>
  <property fmtid="{D5CDD505-2E9C-101B-9397-08002B2CF9AE}" pid="66" name="ZOTERO_BREF_DFEANuq108gm_7">
    <vt:lpwstr>parts":[["2020",8]]}}}],"schema":"https://github.com/citation-style-language/schema/raw/master/csl-citation.json"}</vt:lpwstr>
  </property>
  <property fmtid="{D5CDD505-2E9C-101B-9397-08002B2CF9AE}" pid="67" name="ZOTERO_BREF_DVfJbwpjTE0t_1">
    <vt:lpwstr>ZOTERO_ITEM CSL_CITATION {"citationID":"6wkplWZ4","properties":{"unsorted":false,"formattedCitation":"[1]","plainCitation":"[1]","noteIndex":0},"citationItems":[{"id":"8g7h3OVr/m6UawgYq","uris":["http://zotero.org/users/local/h8ZoIbRx/items/Y337KMTR"],"it</vt:lpwstr>
  </property>
  <property fmtid="{D5CDD505-2E9C-101B-9397-08002B2CF9AE}" pid="68" name="ZOTERO_BREF_DVfJbwpjTE0t_2">
    <vt:lpwstr>emData":{"id":31,"type":"article-journal","container-title":"The European Physical Journal C","DOI":"10.1140/epjc/s10052-022-11118-x","ISSN":"1434-6052","issue":"12","publisher":"Springer Science and Business Media LLC","title":"Metastable vacua from tors</vt:lpwstr>
  </property>
  <property fmtid="{D5CDD505-2E9C-101B-9397-08002B2CF9AE}" pid="69" name="ZOTERO_BREF_DVfJbwpjTE0t_3">
    <vt:lpwstr>ion and machine learning","URL":"http://dx.doi.org/10.1140/epjc/s10052-022-11118-x","volume":"82","author":[{"family":"Damian","given":"Cesar"},{"family":"Loaiza-Brito","given":"Oscar"}],"issued":{"date-parts":[["2022",12]]}}}],"schema":"https://github.co</vt:lpwstr>
  </property>
  <property fmtid="{D5CDD505-2E9C-101B-9397-08002B2CF9AE}" pid="70" name="ZOTERO_BREF_DVfJbwpjTE0t_4">
    <vt:lpwstr>m/citation-style-language/schema/raw/master/csl-citation.json"}</vt:lpwstr>
  </property>
  <property fmtid="{D5CDD505-2E9C-101B-9397-08002B2CF9AE}" pid="71" name="ZOTERO_BREF_DfGMKwuKDBLz_1">
    <vt:lpwstr>ZOTERO_ITEM CSL_CITATION {"citationID":"rjOfbnIl","properties":{"unsorted":false,"formattedCitation":"[10]","plainCitation":"[10]","noteIndex":0},"citationItems":[{"id":104,"uris":["http://zotero.org/users/local/gdKyPx5P/items/SU3S5VM8"],"itemData":{"id":</vt:lpwstr>
  </property>
  <property fmtid="{D5CDD505-2E9C-101B-9397-08002B2CF9AE}" pid="72" name="ZOTERO_BREF_DfGMKwuKDBLz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73" name="ZOTERO_BREF_DfGMKwuKDBLz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74" name="ZOTERO_BREF_DfGMKwuKDBLz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75" name="ZOTERO_BREF_DfGMKwuKDBLz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76" name="ZOTERO_BREF_DfGMKwuKDBLz_6">
    <vt:lpwstr>:"Marquez-Salazar","given":"Brandon"},{"family":"Damian","given":"Cesar"},{"family":"Diaz-Pacheco","given":"Angel"}],"issued":{"date-parts":[["2026"]]}}}],"schema":"https://github.com/citation-style-language/schema/raw/master/csl-citation.json"}</vt:lpwstr>
  </property>
  <property fmtid="{D5CDD505-2E9C-101B-9397-08002B2CF9AE}" pid="77" name="ZOTERO_BREF_E4tDFVphYFXz_1">
    <vt:lpwstr>ZOTERO_ITEM CSL_CITATION {"citationID":"Aihu8cXw","properties":{"unsorted":false,"formattedCitation":"[14]","plainCitation":"[14]","noteIndex":0},"citationItems":[{"id":101,"uris":["http://zotero.org/users/local/gdKyPx5P/items/XGWYER4H"],"itemData":{"id":</vt:lpwstr>
  </property>
  <property fmtid="{D5CDD505-2E9C-101B-9397-08002B2CF9AE}" pid="78" name="ZOTERO_BREF_E4tDFVphYFXz_2">
    <vt:lpwstr>101,"type":"chapter","container-title":"Artificial Intelligence and Soft Computing – ICAISC 2006","DOI":"10.1007/11785231_48","ISBN":"978-3-540-35750-6","ISSN":"1611-3349","page":"450–459","publisher":"Springer Berlin Heidelberg","title":"Adaptive Inertia</vt:lpwstr>
  </property>
  <property fmtid="{D5CDD505-2E9C-101B-9397-08002B2CF9AE}" pid="79" name="ZOTERO_BREF_E4tDFVphYFXz_3">
    <vt:lpwstr> Weight Particle Swarm Optimization","URL":"http://dx.doi.org/10.1007/11785231_48","author":[{"family":"Qin","given":"Zheng"},{"family":"Yu","given":"Fan"},{"family":"Shi","given":"Zhewen"},{"family":"Wang","given":"Yu"}],"issued":{"date-parts":[["2006"]]</vt:lpwstr>
  </property>
  <property fmtid="{D5CDD505-2E9C-101B-9397-08002B2CF9AE}" pid="80" name="ZOTERO_BREF_E4tDFVphYFXz_4">
    <vt:lpwstr>}}}],"schema":"https://github.com/citation-style-language/schema/raw/master/csl-citation.json"}</vt:lpwstr>
  </property>
  <property fmtid="{D5CDD505-2E9C-101B-9397-08002B2CF9AE}" pid="81" name="ZOTERO_BREF_EVMQ68EvRloL_1">
    <vt:lpwstr>ZOTERO_ITEM CSL_CITATION {"citationID":"vQRhY62k","properties":{"unsorted":false,"formattedCitation":"[2]","plainCitation":"[2]","noteIndex":0},"citationItems":[{"id":"kERBtyO1/8BZeUYWn","uris":["http://zotero.org/users/local/h8ZoIbRx/items/Y337KMTR"],"it</vt:lpwstr>
  </property>
  <property fmtid="{D5CDD505-2E9C-101B-9397-08002B2CF9AE}" pid="82" name="ZOTERO_BREF_EVMQ68EvRloL_2">
    <vt:lpwstr>emData":{"id":"j2wGZVuv/QtflcmWw","type":"article-journal","container-title":"The European Physical Journal C","DOI":"10.1140/epjc/s10052-022-11118-x","ISSN":"1434-6052","issue":"12","publisher":"Springer Science and Business Media LLC","title":"Metastabl</vt:lpwstr>
  </property>
  <property fmtid="{D5CDD505-2E9C-101B-9397-08002B2CF9AE}" pid="83" name="ZOTERO_BREF_EVMQ68EvRloL_3">
    <vt:lpwstr>e vacua from torsion and machine learning","URL":"http://dx.doi.org/10.1140/epjc/s10052-022-11118-x","volume":"82","author":[{"family":"Damian","given":"Cesar"},{"family":"Loaiza-Brito","given":"Oscar"}],"issued":{"date-parts":[["2022",12]]}}}],"schema":"</vt:lpwstr>
  </property>
  <property fmtid="{D5CDD505-2E9C-101B-9397-08002B2CF9AE}" pid="84" name="ZOTERO_BREF_EVMQ68EvRloL_4">
    <vt:lpwstr>https://github.com/citation-style-language/schema/raw/master/csl-citation.json"}</vt:lpwstr>
  </property>
  <property fmtid="{D5CDD505-2E9C-101B-9397-08002B2CF9AE}" pid="85" name="ZOTERO_BREF_F8PM7OmyivZV_1">
    <vt:lpwstr>ZOTERO_ITEM CSL_CITATION {"citationID":"8J851xEl","properties":{"unsorted":false,"formattedCitation":"[11]","plainCitation":"[11]","noteIndex":0},"citationItems":[{"id":104,"uris":["http://zotero.org/users/local/gdKyPx5P/items/SU3S5VM8"],"itemData":{"id":</vt:lpwstr>
  </property>
  <property fmtid="{D5CDD505-2E9C-101B-9397-08002B2CF9AE}" pid="86" name="ZOTERO_BREF_F8PM7OmyivZV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87" name="ZOTERO_BREF_F8PM7OmyivZV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88" name="ZOTERO_BREF_F8PM7OmyivZV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89" name="ZOTERO_BREF_F8PM7OmyivZV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90" name="ZOTERO_BREF_F8PM7OmyivZV_6">
    <vt:lpwstr>:"Marquez-Salazar","given":"Brandon"},{"family":"Damian","given":"Cesar"},{"family":"Diaz-Pacheco","given":"Angel"}],"issued":{"date-parts":[["2026"]]}}}],"schema":"https://github.com/citation-style-language/schema/raw/master/csl-citation.json"}</vt:lpwstr>
  </property>
  <property fmtid="{D5CDD505-2E9C-101B-9397-08002B2CF9AE}" pid="91" name="ZOTERO_BREF_FGUNyCy4SCiv_1">
    <vt:lpwstr>ZOTERO_ITEM CSL_CITATION {"citationID":"ALLn58rx","properties":{"unsorted":false,"formattedCitation":"[8]","plainCitation":"[8]","noteIndex":0},"citationItems":[{"id":100,"uris":["http://zotero.org/users/local/gdKyPx5P/items/WIZKSQ7K"],"itemData":{"id":10</vt:lpwstr>
  </property>
  <property fmtid="{D5CDD505-2E9C-101B-9397-08002B2CF9AE}" pid="92" name="ZOTERO_BREF_FGUNyCy4SCiv_2">
    <vt:lpwstr>0,"type":"article-journal","container-title":"Ecological Informatics","DOI":"10.1016/j.ecoinf.2006.07.003","ISSN":"1574-9541","issue":"4","page":"355–366","publisher":"Elsevier BV","title":"A novel numerical optimization algorithm inspired from weed colon</vt:lpwstr>
  </property>
  <property fmtid="{D5CDD505-2E9C-101B-9397-08002B2CF9AE}" pid="93" name="ZOTERO_BREF_FGUNyCy4SCiv_3">
    <vt:lpwstr>ization","volume":"1","author":[{"family":"Mehrabian","given":"A.R."},{"family":"Lucas","given":"C."}],"issued":{"date-parts":[["2006",12]]}}}],"schema":"https://github.com/citation-style-language/schema/raw/master/csl-citation.json"}</vt:lpwstr>
  </property>
  <property fmtid="{D5CDD505-2E9C-101B-9397-08002B2CF9AE}" pid="94" name="ZOTERO_BREF_FUfHp2YJI249_1">
    <vt:lpwstr>ZOTERO_ITEM CSL_CITATION {"citationID":"whtNDyxm","properties":{"unsorted":false,"formattedCitation":"[6]","plainCitation":"[6]","noteIndex":0},"citationItems":[{"id":106,"uris":["http://zotero.org/users/local/gdKyPx5P/items/5XJDVKLS"],"itemData":{"id":10</vt:lpwstr>
  </property>
  <property fmtid="{D5CDD505-2E9C-101B-9397-08002B2CF9AE}" pid="95" name="ZOTERO_BREF_FUfHp2YJI249_2">
    <vt:lpwstr>6,"type":"article-journal","container-title":"Journal of Economic Theory","DOI":"10.1006/jeth.1999.2541","ISSN":"0022-0531","issue":"2","page":"313–355","publisher":"Elsevier BV","title":"Explaining All Three-Alternative Voting Outcomes","volume":"87","au</vt:lpwstr>
  </property>
  <property fmtid="{D5CDD505-2E9C-101B-9397-08002B2CF9AE}" pid="96" name="ZOTERO_BREF_FUfHp2YJI249_3">
    <vt:lpwstr>thor":[{"family":"Saari","given":"Donald G."}],"issued":{"date-parts":[["1999",8]]}}}],"schema":"https://github.com/citation-style-language/schema/raw/master/csl-citation.json"}</vt:lpwstr>
  </property>
  <property fmtid="{D5CDD505-2E9C-101B-9397-08002B2CF9AE}" pid="97" name="ZOTERO_BREF_FvbsF2rDxNWc_1">
    <vt:lpwstr>ZOTERO_ITEM CSL_CITATION {"citationID":"vQI0zPXn","properties":{"unsorted":false,"formattedCitation":"[12]","plainCitation":"[12]","noteIndex":0},"citationItems":[{"id":98,"uris":["http://zotero.org/users/local/gdKyPx5P/items/WBY5UGJU"],"itemData":{"id":9</vt:lpwstr>
  </property>
  <property fmtid="{D5CDD505-2E9C-101B-9397-08002B2CF9AE}" pid="98" name="ZOTERO_BREF_FvbsF2rDxNWc_2">
    <vt:lpwstr>8,"type":"article-journal","container-title":"Physical Review D","DOI":"10.1103/physrevd.88.046008","ISSN":"1550-2368","issue":"4","publisher":"American Physical Society (APS)","title":"More stable de Sitter vacua from 𝓢-dual nongeometric fluxes","URL":"</vt:lpwstr>
  </property>
  <property fmtid="{D5CDD505-2E9C-101B-9397-08002B2CF9AE}" pid="99" name="ZOTERO_BREF_FvbsF2rDxNWc_3">
    <vt:lpwstr>http://dx.doi.org/10.1103/PhysRevD.88.046008","volume":"88","author":[{"family":"Damian","given":"Cesar"},{"family":"Loaiza-Brito","given":"Oscar"}],"issued":{"date-parts":[["2013",8]]}}}],"schema":"https://github.com/citation-style-language/schema/raw/ma</vt:lpwstr>
  </property>
  <property fmtid="{D5CDD505-2E9C-101B-9397-08002B2CF9AE}" pid="100" name="ZOTERO_BREF_FvbsF2rDxNWc_4">
    <vt:lpwstr>ster/csl-citation.json"}</vt:lpwstr>
  </property>
  <property fmtid="{D5CDD505-2E9C-101B-9397-08002B2CF9AE}" pid="101" name="ZOTERO_BREF_HLrls9yDzAJK_1">
    <vt:lpwstr>ZOTERO_ITEM CSL_CITATION {"citationID":"f8v2U3gq","properties":{"unsorted":false,"formattedCitation":"[1]","plainCitation":"[1]","noteIndex":0},"citationItems":[{"id":63,"uris":["http://zotero.org/users/local/gdKyPx5P/items/MP3H8NB2"],"itemData":{"id":63,</vt:lpwstr>
  </property>
  <property fmtid="{D5CDD505-2E9C-101B-9397-08002B2CF9AE}" pid="102" name="ZOTERO_BREF_HLrls9yDzAJK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03" name="ZOTERO_BREF_HLrls9yDzAJK_3">
    <vt:lpwstr>arning","URL":"http://dx.doi.org/10.1140/epjc/s10052-020-8332-9","volume":"80","author":[{"family":"Bizet","given":"Nana Cabo"},{"family":"Damian","given":"Cesar"},{"family":"Loaiza-Brito","given":"Oscar"},{"family":"Mayorga Peña","given":"Damián Kaloni"}</vt:lpwstr>
  </property>
  <property fmtid="{D5CDD505-2E9C-101B-9397-08002B2CF9AE}" pid="104" name="ZOTERO_BREF_HLrls9yDzAJK_4">
    <vt:lpwstr>,{"family":"Montañez-Barrera","given":"J. A."}],"issued":{"date-parts":[["2020",8]]}}}],"schema":"https://github.com/citation-style-language/schema/raw/master/csl-citation.json"}</vt:lpwstr>
  </property>
  <property fmtid="{D5CDD505-2E9C-101B-9397-08002B2CF9AE}" pid="105" name="ZOTERO_BREF_JuYPLw58dxdb_1">
    <vt:lpwstr/>
  </property>
  <property fmtid="{D5CDD505-2E9C-101B-9397-08002B2CF9AE}" pid="106" name="ZOTERO_BREF_MO1WFfEZ7awn_1">
    <vt:lpwstr>ZOTERO_ITEM CSL_CITATION {"citationID":"3xeGNVMi","properties":{"unsorted":false,"formattedCitation":"[7]","plainCitation":"[7]","noteIndex":0},"citationItems":[{"id":67,"uris":["http://zotero.org/users/local/gdKyPx5P/items/T9LHIGYB"],"itemData":{"id":67,</vt:lpwstr>
  </property>
  <property fmtid="{D5CDD505-2E9C-101B-9397-08002B2CF9AE}" pid="107" name="ZOTERO_BREF_MO1WFfEZ7awn_2">
    <vt:lpwstr>"type":"article-journal","container-title":"Journal of High Energy Physics","DOI":"10.1007/jhep08(2014)010","ISSN":"1029-8479","issue":"8","publisher":"Springer Science and Business Media LLC","title":"Genetic algorithms and the search for viable string v</vt:lpwstr>
  </property>
  <property fmtid="{D5CDD505-2E9C-101B-9397-08002B2CF9AE}" pid="108" name="ZOTERO_BREF_MO1WFfEZ7awn_3">
    <vt:lpwstr>acua","URL":"http://dx.doi.org/10.1007/JHEP08(2014)010","volume":"2014","author":[{"family":"Abel","given":"Steven"},{"family":"Rizos","given":"John"}],"issued":{"date-parts":[["2014",8]]}}}],"schema":"https://github.com/citation-style-language/schema/raw</vt:lpwstr>
  </property>
  <property fmtid="{D5CDD505-2E9C-101B-9397-08002B2CF9AE}" pid="109" name="ZOTERO_BREF_MO1WFfEZ7awn_4">
    <vt:lpwstr>/master/csl-citation.json"}</vt:lpwstr>
  </property>
  <property fmtid="{D5CDD505-2E9C-101B-9397-08002B2CF9AE}" pid="110" name="ZOTERO_BREF_MQFxbdQfwOiQ_1">
    <vt:lpwstr>ZOTERO_ITEM CSL_CITATION {"citationID":"qzxiXMjU","properties":{"unsorted":false,"formattedCitation":"[13]","plainCitation":"[13]","noteIndex":0},"citationItems":[{"id":42,"uris":["http://zotero.org/users/local/gdKyPx5P/items/M3K5DYEN"],"itemData":{"id":4</vt:lpwstr>
  </property>
  <property fmtid="{D5CDD505-2E9C-101B-9397-08002B2CF9AE}" pid="111" name="ZOTERO_BREF_MQFxbdQfwOiQ_2">
    <vt:lpwstr>2,"type":"article-journal","container-title":"IEEE Transactions on Evolutionary Computation","DOI":"10.1109/4235.585893","ISSN":"1089-778X","issue":"1","page":"67–82","publisher":"Institute of Electrical and Electronics Engineers (IEEE)","title":"No free </vt:lpwstr>
  </property>
  <property fmtid="{D5CDD505-2E9C-101B-9397-08002B2CF9AE}" pid="112" name="ZOTERO_BREF_MQFxbdQfwOiQ_3">
    <vt:lpwstr>lunch theorems for optimization","volume":"1","author":[{"family":"Wolpert","given":"D.H."},{"family":"Macready","given":"W.G."}],"issued":{"date-parts":[["1997",4]]}}}],"schema":"https://github.com/citation-style-language/schema/raw/master/csl-citation.j</vt:lpwstr>
  </property>
  <property fmtid="{D5CDD505-2E9C-101B-9397-08002B2CF9AE}" pid="113" name="ZOTERO_BREF_MQFxbdQfwOiQ_4">
    <vt:lpwstr>son"}</vt:lpwstr>
  </property>
  <property fmtid="{D5CDD505-2E9C-101B-9397-08002B2CF9AE}" pid="114" name="ZOTERO_BREF_MRS9VXwyLYt2_1">
    <vt:lpwstr>ZOTERO_ITEM CSL_CITATION {"citationID":"f7OZifhF","properties":{"unsorted":false,"formattedCitation":"[1], [13]","plainCitation":"[1], [13]","noteIndex":0},"citationItems":[{"id":63,"uris":["http://zotero.org/users/local/gdKyPx5P/items/MP3H8NB2"],"itemDat</vt:lpwstr>
  </property>
  <property fmtid="{D5CDD505-2E9C-101B-9397-08002B2CF9AE}" pid="115" name="ZOTERO_BREF_MRS9VXwyLYt2_2">
    <vt:lpwstr>a":{"id":63,"type":"article-journal","container-title":"The European Physical Journal C","DOI":"10.1140/epjc/s10052-020-8332-9","ISSN":"1434-6052","issue":"8","publisher":"Springer Science and Business Media LLC","title":"Testing swampland conjectures wit</vt:lpwstr>
  </property>
  <property fmtid="{D5CDD505-2E9C-101B-9397-08002B2CF9AE}" pid="116" name="ZOTERO_BREF_MRS9VXwyLYt2_3">
    <vt:lpwstr>h machine learning","URL":"http://dx.doi.org/10.1140/epjc/s10052-020-8332-9","volume":"80","author":[{"family":"Bizet","given":"Nana Cabo"},{"family":"Damian","given":"Cesar"},{"family":"Loaiza-Brito","given":"Oscar"},{"family":"Mayorga Peña","given":"Dam</vt:lpwstr>
  </property>
  <property fmtid="{D5CDD505-2E9C-101B-9397-08002B2CF9AE}" pid="117" name="ZOTERO_BREF_MRS9VXwyLYt2_4">
    <vt:lpwstr>ián Kaloni"},{"family":"Montañez-Barrera","given":"J. A."}],"issued":{"date-parts":[["2020",8]]}}},{"id":98,"uris":["http://zotero.org/users/local/gdKyPx5P/items/WBY5UGJU"],"itemData":{"id":98,"type":"article-journal","container-title":"Physical Review D"</vt:lpwstr>
  </property>
  <property fmtid="{D5CDD505-2E9C-101B-9397-08002B2CF9AE}" pid="118" name="ZOTERO_BREF_MRS9VXwyLYt2_5">
    <vt:lpwstr>,"DOI":"10.1103/physrevd.88.046008","ISSN":"1550-2368","issue":"4","publisher":"American Physical Society (APS)","title":"More stable de Sitter vacua from 𝓢-dual nongeometric fluxes","URL":"http://dx.doi.org/10.1103/PhysRevD.88.046008","volume":"88","aut</vt:lpwstr>
  </property>
  <property fmtid="{D5CDD505-2E9C-101B-9397-08002B2CF9AE}" pid="119" name="ZOTERO_BREF_MRS9VXwyLYt2_6">
    <vt:lpwstr>hor":[{"family":"Damian","given":"Cesar"},{"family":"Loaiza-Brito","given":"Oscar"}],"issued":{"date-parts":[["2013",8]]}}}],"schema":"https://github.com/citation-style-language/schema/raw/master/csl-citation.json"}</vt:lpwstr>
  </property>
  <property fmtid="{D5CDD505-2E9C-101B-9397-08002B2CF9AE}" pid="120" name="ZOTERO_BREF_MoIrZzYKoyMB_1">
    <vt:lpwstr>ZOTERO_ITEM CSL_CITATION {"citationID":"nITkdqqm","properties":{"unsorted":false,"formattedCitation":"[2]","plainCitation":"[2]","noteIndex":0},"citationItems":[{"id":"kERBtyO1/8BZeUYWn","uris":["http://zotero.org/users/local/h8ZoIbRx/items/Y337KMTR"],"it</vt:lpwstr>
  </property>
  <property fmtid="{D5CDD505-2E9C-101B-9397-08002B2CF9AE}" pid="121" name="ZOTERO_BREF_MoIrZzYKoyMB_2">
    <vt:lpwstr>emData":{"id":"j2wGZVuv/QtflcmWw","type":"article-journal","container-title":"The European Physical Journal C","DOI":"10.1140/epjc/s10052-022-11118-x","ISSN":"1434-6052","issue":"12","publisher":"Springer Science and Business Media LLC","title":"Metastabl</vt:lpwstr>
  </property>
  <property fmtid="{D5CDD505-2E9C-101B-9397-08002B2CF9AE}" pid="122" name="ZOTERO_BREF_MoIrZzYKoyMB_3">
    <vt:lpwstr>e vacua from torsion and machine learning","URL":"http://dx.doi.org/10.1140/epjc/s10052-022-11118-x","volume":"82","author":[{"family":"Damian","given":"Cesar"},{"family":"Loaiza-Brito","given":"Oscar"}],"issued":{"date-parts":[["2022",12]]}}}],"schema":"</vt:lpwstr>
  </property>
  <property fmtid="{D5CDD505-2E9C-101B-9397-08002B2CF9AE}" pid="123" name="ZOTERO_BREF_MoIrZzYKoyMB_4">
    <vt:lpwstr>https://github.com/citation-style-language/schema/raw/master/csl-citation.json"}</vt:lpwstr>
  </property>
  <property fmtid="{D5CDD505-2E9C-101B-9397-08002B2CF9AE}" pid="124" name="ZOTERO_BREF_PM5soRNifoFf_1">
    <vt:lpwstr>ZOTERO_ITEM CSL_CITATION {"citationID":"JZUgUd4z","properties":{"unsorted":false,"formattedCitation":"[1]","plainCitation":"[1]","noteIndex":0},"citationItems":[{"id":63,"uris":["http://zotero.org/users/local/gdKyPx5P/items/MP3H8NB2"],"itemData":{"id":63,</vt:lpwstr>
  </property>
  <property fmtid="{D5CDD505-2E9C-101B-9397-08002B2CF9AE}" pid="125" name="ZOTERO_BREF_PM5soRNifoFf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26" name="ZOTERO_BREF_PM5soRNifoFf_3">
    <vt:lpwstr>arning","URL":"http://dx.doi.org/10.1140/epjc/s10052-020-8332-9","volume":"80","author":[{"family":"Bizet","given":"Nana Cabo"},{"family":"Damian","given":"Cesar"},{"family":"Loaiza-Brito","given":"Oscar"},{"family":"Mayorga Peña","given":"Damián Kaloni"}</vt:lpwstr>
  </property>
  <property fmtid="{D5CDD505-2E9C-101B-9397-08002B2CF9AE}" pid="127" name="ZOTERO_BREF_PM5soRNifoFf_4">
    <vt:lpwstr>,{"family":"Montañez-Barrera","given":"J. A."}],"issued":{"date-parts":[["2020",8]]}}}],"schema":"https://github.com/citation-style-language/schema/raw/master/csl-citation.json"}</vt:lpwstr>
  </property>
  <property fmtid="{D5CDD505-2E9C-101B-9397-08002B2CF9AE}" pid="128" name="ZOTERO_BREF_Pr48or1DaH2f_1">
    <vt:lpwstr>ZOTERO_ITEM CSL_CITATION {"citationID":"G20JvRy1","properties":{"unsorted":false,"formattedCitation":"[10]","plainCitation":"[10]","noteIndex":0},"citationItems":[{"id":67,"uris":["http://zotero.org/users/local/gdKyPx5P/items/T9LHIGYB"],"itemData":{"id":6</vt:lpwstr>
  </property>
  <property fmtid="{D5CDD505-2E9C-101B-9397-08002B2CF9AE}" pid="129" name="ZOTERO_BREF_Pr48or1DaH2f_2">
    <vt:lpwstr>7,"type":"article-journal","container-title":"Journal of High Energy Physics","DOI":"10.1007/jhep08(2014)010","ISSN":"1029-8479","issue":"8","publisher":"Springer Science and Business Media LLC","title":"Genetic algorithms and the search for viable string</vt:lpwstr>
  </property>
  <property fmtid="{D5CDD505-2E9C-101B-9397-08002B2CF9AE}" pid="130" name="ZOTERO_BREF_Pr48or1DaH2f_3">
    <vt:lpwstr> vacua","URL":"http://dx.doi.org/10.1007/JHEP08(2014)010","volume":"2014","author":[{"family":"Abel","given":"Steven"},{"family":"Rizos","given":"John"}],"issued":{"date-parts":[["2014",8]]}}}],"schema":"https://github.com/citation-style-language/schema/r</vt:lpwstr>
  </property>
  <property fmtid="{D5CDD505-2E9C-101B-9397-08002B2CF9AE}" pid="131" name="ZOTERO_BREF_Pr48or1DaH2f_4">
    <vt:lpwstr>aw/master/csl-citation.json"}</vt:lpwstr>
  </property>
  <property fmtid="{D5CDD505-2E9C-101B-9397-08002B2CF9AE}" pid="132" name="ZOTERO_BREF_Q4tnXt5OvBTs_1">
    <vt:lpwstr>ZOTERO_ITEM CSL_CITATION {"citationID":"phiXnghR","properties":{"unsorted":false,"formattedCitation":"[10]","plainCitation":"[10]","noteIndex":0},"citationItems":[{"id":104,"uris":["http://zotero.org/users/local/gdKyPx5P/items/SU3S5VM8"],"itemData":{"id":</vt:lpwstr>
  </property>
  <property fmtid="{D5CDD505-2E9C-101B-9397-08002B2CF9AE}" pid="133" name="ZOTERO_BREF_Q4tnXt5OvBTs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34" name="ZOTERO_BREF_Q4tnXt5OvBTs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35" name="ZOTERO_BREF_Q4tnXt5OvBTs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36" name="ZOTERO_BREF_Q4tnXt5OvBTs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37" name="ZOTERO_BREF_Q4tnXt5OvBTs_6">
    <vt:lpwstr>:"Marquez-Salazar","given":"Brandon"},{"family":"Damian","given":"Cesar"},{"family":"Diaz-Pacheco","given":"Angel"}],"issued":{"date-parts":[["2026"]]}}}],"schema":"https://github.com/citation-style-language/schema/raw/master/csl-citation.json"}</vt:lpwstr>
  </property>
  <property fmtid="{D5CDD505-2E9C-101B-9397-08002B2CF9AE}" pid="138" name="ZOTERO_BREF_QPidIYoS15Ni_1">
    <vt:lpwstr>ZOTERO_ITEM CSL_CITATION {"citationID":"9TSppzUy","properties":{"unsorted":false,"formattedCitation":"[2], [12]","plainCitation":"[2], [12]","noteIndex":0},"citationItems":[{"id":"kERBtyO1/8BZeUYWn","uris":["http://zotero.org/users/local/h8ZoIbRx/items/Y3</vt:lpwstr>
  </property>
  <property fmtid="{D5CDD505-2E9C-101B-9397-08002B2CF9AE}" pid="139" name="ZOTERO_BREF_QPidIYoS15Ni_2">
    <vt:lpwstr>37KMTR"],"itemData":{"id":"j2wGZVuv/QtflcmWw","type":"article-journal","container-title":"The European Physical Journal C","DOI":"10.1140/epjc/s10052-022-11118-x","ISSN":"1434-6052","issue":"12","publisher":"Springer Science and Business Media LLC","title</vt:lpwstr>
  </property>
  <property fmtid="{D5CDD505-2E9C-101B-9397-08002B2CF9AE}" pid="140" name="ZOTERO_BREF_QPidIYoS15Ni_3">
    <vt:lpwstr>":"Metastable vacua from torsion and machine learning","URL":"http://dx.doi.org/10.1140/epjc/s10052-022-11118-x","volume":"82","author":[{"family":"Damian","given":"Cesar"},{"family":"Loaiza-Brito","given":"Oscar"}],"issued":{"date-parts":[["2022",12]]}}}</vt:lpwstr>
  </property>
  <property fmtid="{D5CDD505-2E9C-101B-9397-08002B2CF9AE}" pid="141" name="ZOTERO_BREF_QPidIYoS15Ni_4">
    <vt:lpwstr>,{"id":43,"uris":["http://zotero.org/users/local/gdKyPx5P/items/USGNHIAZ"],"itemData":{"id":43,"type":"article-journal","container-title":"Science","DOI":"10.1126/science.220.4598.671","ISSN":"1095-9203","issue":"4598","page":"671–680","publisher":"Americ</vt:lpwstr>
  </property>
  <property fmtid="{D5CDD505-2E9C-101B-9397-08002B2CF9AE}" pid="142" name="ZOTERO_BREF_QPidIYoS15Ni_5">
    <vt:lpwstr>an Association for the Advancement of Science (AAAS)","title":"Optimization by Simulated Annealing","volume":"220","author":[{"family":"Kirkpatrick","given":"S."},{"family":"Gelatt","given":"C. D."},{"family":"Vecchi","given":"M. P."}],"issued":{"date-par</vt:lpwstr>
  </property>
  <property fmtid="{D5CDD505-2E9C-101B-9397-08002B2CF9AE}" pid="143" name="ZOTERO_BREF_QPidIYoS15Ni_6">
    <vt:lpwstr>ts":[["1983",5]]}}}],"schema":"https://github.com/citation-style-language/schema/raw/master/csl-citation.json"}</vt:lpwstr>
  </property>
  <property fmtid="{D5CDD505-2E9C-101B-9397-08002B2CF9AE}" pid="144" name="ZOTERO_BREF_QxWurpAHTvkx_1">
    <vt:lpwstr>ZOTERO_ITEM CSL_CITATION {"citationID":"bmAhHbGm","properties":{"unsorted":false,"formattedCitation":"[2], [11]","plainCitation":"[2], [11]","noteIndex":0},"citationItems":[{"id":"j2wGZVuv/QtflcmWw","uris":["http://zotero.org/users/local/h8ZoIbRx/items/Y3</vt:lpwstr>
  </property>
  <property fmtid="{D5CDD505-2E9C-101B-9397-08002B2CF9AE}" pid="145" name="ZOTERO_BREF_QxWurpAHTvkx_2">
    <vt:lpwstr>37KMTR"],"itemData":{"id":31,"type":"article-journal","container-title":"The European Physical Journal C","DOI":"10.1140/epjc/s10052-022-11118-x","ISSN":"1434-6052","issue":"12","publisher":"Springer Science and Business Media LLC","title":"Metastable vac</vt:lpwstr>
  </property>
  <property fmtid="{D5CDD505-2E9C-101B-9397-08002B2CF9AE}" pid="146" name="ZOTERO_BREF_QxWurpAHTvkx_3">
    <vt:lpwstr>ua from torsion and machine learning","URL":"http://dx.doi.org/10.1140/epjc/s10052-022-11118-x","volume":"82","author":[{"family":"Damian","given":"Cesar"},{"family":"Loaiza-Brito","given":"Oscar"}],"issued":{"date-parts":[["2022",12]]}}},{"id":43,"uris":</vt:lpwstr>
  </property>
  <property fmtid="{D5CDD505-2E9C-101B-9397-08002B2CF9AE}" pid="147" name="ZOTERO_BREF_QxWurpAHTvkx_4">
    <vt:lpwstr>["http://zotero.org/users/local/gdKyPx5P/items/USGNHIAZ"],"itemData":{"id":43,"type":"article-journal","container-title":"Science","DOI":"10.1126/science.220.4598.671","ISSN":"1095-9203","issue":"4598","page":"671–680","publisher":"American Association fo</vt:lpwstr>
  </property>
  <property fmtid="{D5CDD505-2E9C-101B-9397-08002B2CF9AE}" pid="148" name="ZOTERO_BREF_QxWurpAHTvkx_5">
    <vt:lpwstr>r the Advancement of Science (AAAS)","title":"Optimization by Simulated Annealing","volume":"220","author":[{"family":"Kirkpatrick","given":"S."},{"family":"Gelatt","given":"C. D."},{"family":"Vecchi","given":"M. P."}],"issued":{"date-parts":[["1983",5]]}</vt:lpwstr>
  </property>
  <property fmtid="{D5CDD505-2E9C-101B-9397-08002B2CF9AE}" pid="149" name="ZOTERO_BREF_QxWurpAHTvkx_6">
    <vt:lpwstr>}}],"schema":"https://github.com/citation-style-language/schema/raw/master/csl-citation.json"}</vt:lpwstr>
  </property>
  <property fmtid="{D5CDD505-2E9C-101B-9397-08002B2CF9AE}" pid="150" name="ZOTERO_BREF_R6fWNkEahfyZ_1">
    <vt:lpwstr>ZOTERO_ITEM CSL_CITATION {"citationID":"6gZfIr2F","properties":{"unsorted":false,"formattedCitation":"[13]","plainCitation":"[13]","noteIndex":0},"citationItems":[{"id":42,"uris":["http://zotero.org/users/local/gdKyPx5P/items/M3K5DYEN"],"itemData":{"id":4</vt:lpwstr>
  </property>
  <property fmtid="{D5CDD505-2E9C-101B-9397-08002B2CF9AE}" pid="151" name="ZOTERO_BREF_R6fWNkEahfyZ_2">
    <vt:lpwstr>2,"type":"article-journal","container-title":"IEEE Transactions on Evolutionary Computation","DOI":"10.1109/4235.585893","ISSN":"1089-778X","issue":"1","page":"67–82","publisher":"Institute of Electrical and Electronics Engineers (IEEE)","title":"No free </vt:lpwstr>
  </property>
  <property fmtid="{D5CDD505-2E9C-101B-9397-08002B2CF9AE}" pid="152" name="ZOTERO_BREF_R6fWNkEahfyZ_3">
    <vt:lpwstr>lunch theorems for optimization","volume":"1","author":[{"family":"Wolpert","given":"D.H."},{"family":"Macready","given":"W.G."}],"issued":{"date-parts":[["1997",4]]}}}],"schema":"https://github.com/citation-style-language/schema/raw/master/csl-citation.j</vt:lpwstr>
  </property>
  <property fmtid="{D5CDD505-2E9C-101B-9397-08002B2CF9AE}" pid="153" name="ZOTERO_BREF_R6fWNkEahfyZ_4">
    <vt:lpwstr>son"}</vt:lpwstr>
  </property>
  <property fmtid="{D5CDD505-2E9C-101B-9397-08002B2CF9AE}" pid="154" name="ZOTERO_BREF_RhBIbDJFWoQ6_1">
    <vt:lpwstr/>
  </property>
  <property fmtid="{D5CDD505-2E9C-101B-9397-08002B2CF9AE}" pid="155" name="ZOTERO_BREF_Roj1zICMTiP5_1">
    <vt:lpwstr/>
  </property>
  <property fmtid="{D5CDD505-2E9C-101B-9397-08002B2CF9AE}" pid="156" name="ZOTERO_BREF_SXoAlsjyFCt0_1">
    <vt:lpwstr>ZOTERO_ITEM CSL_CITATION {"citationID":"Xf4WtZ3I","properties":{"unsorted":false,"formattedCitation":"[1]","plainCitation":"[1]","noteIndex":0},"citationItems":[{"id":63,"uris":["http://zotero.org/users/local/gdKyPx5P/items/MP3H8NB2"],"itemData":{"id":63,</vt:lpwstr>
  </property>
  <property fmtid="{D5CDD505-2E9C-101B-9397-08002B2CF9AE}" pid="157" name="ZOTERO_BREF_SXoAlsjyFCt0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58" name="ZOTERO_BREF_SXoAlsjyFCt0_3">
    <vt:lpwstr>arning","URL":"http://dx.doi.org/10.1140/epjc/s10052-020-8332-9","volume":"80","author":[{"family":"Bizet","given":"Nana Cabo"},{"family":"Damian","given":"Cesar"},{"family":"Loaiza-Brito","given":"Oscar"},{"family":"Mayorga Peña","given":"Damián Kaloni"}</vt:lpwstr>
  </property>
  <property fmtid="{D5CDD505-2E9C-101B-9397-08002B2CF9AE}" pid="159" name="ZOTERO_BREF_SXoAlsjyFCt0_4">
    <vt:lpwstr>,{"family":"Montañez-Barrera","given":"J. A."}],"issued":{"date-parts":[["2020",8]]}}}],"schema":"https://github.com/citation-style-language/schema/raw/master/csl-citation.json"}</vt:lpwstr>
  </property>
  <property fmtid="{D5CDD505-2E9C-101B-9397-08002B2CF9AE}" pid="160" name="ZOTERO_BREF_UHiT8zKpi4Jl_1">
    <vt:lpwstr>ZOTERO_ITEM CSL_CITATION {"citationID":"Qhe2h5av","properties":{"unsorted":false,"formattedCitation":"[15]","plainCitation":"[15]","noteIndex":0},"citationItems":[{"id":42,"uris":["http://zotero.org/users/local/gdKyPx5P/items/M3K5DYEN"],"itemData":{"id":4</vt:lpwstr>
  </property>
  <property fmtid="{D5CDD505-2E9C-101B-9397-08002B2CF9AE}" pid="161" name="ZOTERO_BREF_UHiT8zKpi4Jl_2">
    <vt:lpwstr>2,"type":"article-journal","container-title":"IEEE Transactions on Evolutionary Computation","DOI":"10.1109/4235.585893","ISSN":"1089-778X","issue":"1","page":"67–82","publisher":"Institute of Electrical and Electronics Engineers (IEEE)","title":"No free </vt:lpwstr>
  </property>
  <property fmtid="{D5CDD505-2E9C-101B-9397-08002B2CF9AE}" pid="162" name="ZOTERO_BREF_UHiT8zKpi4Jl_3">
    <vt:lpwstr>lunch theorems for optimization","volume":"1","author":[{"family":"Wolpert","given":"D.H."},{"family":"Macready","given":"W.G."}],"issued":{"date-parts":[["1997",4]]}}}],"schema":"https://github.com/citation-style-language/schema/raw/master/csl-citation.j</vt:lpwstr>
  </property>
  <property fmtid="{D5CDD505-2E9C-101B-9397-08002B2CF9AE}" pid="163" name="ZOTERO_BREF_UHiT8zKpi4Jl_4">
    <vt:lpwstr>son"}</vt:lpwstr>
  </property>
  <property fmtid="{D5CDD505-2E9C-101B-9397-08002B2CF9AE}" pid="164" name="ZOTERO_BREF_UlOBHL2cfxjW_1">
    <vt:lpwstr>ZOTERO_ITEM CSL_CITATION {"citationID":"NPI3x6Tf","properties":{"unsorted":false,"formattedCitation":"[2]","plainCitation":"[2]","noteIndex":0},"citationItems":[{"id":"kERBtyO1/8BZeUYWn","uris":["http://zotero.org/users/local/h8ZoIbRx/items/Y337KMTR"],"it</vt:lpwstr>
  </property>
  <property fmtid="{D5CDD505-2E9C-101B-9397-08002B2CF9AE}" pid="165" name="ZOTERO_BREF_UlOBHL2cfxjW_2">
    <vt:lpwstr>emData":{"id":"j2wGZVuv/QtflcmWw","type":"article-journal","container-title":"The European Physical Journal C","DOI":"10.1140/epjc/s10052-022-11118-x","ISSN":"1434-6052","issue":"12","publisher":"Springer Science and Business Media LLC","title":"Metastabl</vt:lpwstr>
  </property>
  <property fmtid="{D5CDD505-2E9C-101B-9397-08002B2CF9AE}" pid="166" name="ZOTERO_BREF_UlOBHL2cfxjW_3">
    <vt:lpwstr>e vacua from torsion and machine learning","URL":"http://dx.doi.org/10.1140/epjc/s10052-022-11118-x","volume":"82","author":[{"family":"Damian","given":"Cesar"},{"family":"Loaiza-Brito","given":"Oscar"}],"issued":{"date-parts":[["2022",12]]}}}],"schema":"</vt:lpwstr>
  </property>
  <property fmtid="{D5CDD505-2E9C-101B-9397-08002B2CF9AE}" pid="167" name="ZOTERO_BREF_UlOBHL2cfxjW_4">
    <vt:lpwstr>https://github.com/citation-style-language/schema/raw/master/csl-citation.json"}</vt:lpwstr>
  </property>
  <property fmtid="{D5CDD505-2E9C-101B-9397-08002B2CF9AE}" pid="168" name="ZOTERO_BREF_VWYVtitzQSff_1">
    <vt:lpwstr>ZOTERO_ITEM CSL_CITATION {"citationID":"aV3Cmc4s","properties":{"unsorted":false,"formattedCitation":"[10]","plainCitation":"[10]","noteIndex":0},"citationItems":[{"id":104,"uris":["http://zotero.org/users/local/gdKyPx5P/items/SU3S5VM8"],"itemData":{"id":</vt:lpwstr>
  </property>
  <property fmtid="{D5CDD505-2E9C-101B-9397-08002B2CF9AE}" pid="169" name="ZOTERO_BREF_VWYVtitzQSff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70" name="ZOTERO_BREF_VWYVtitzQSff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71" name="ZOTERO_BREF_VWYVtitzQSff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72" name="ZOTERO_BREF_VWYVtitzQSff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73" name="ZOTERO_BREF_VWYVtitzQSff_6">
    <vt:lpwstr>:"Marquez-Salazar","given":"Brandon"},{"family":"Damian","given":"Cesar"},{"family":"Diaz-Pacheco","given":"Angel"}],"issued":{"date-parts":[["2026"]]}}}],"schema":"https://github.com/citation-style-language/schema/raw/master/csl-citation.json"}</vt:lpwstr>
  </property>
  <property fmtid="{D5CDD505-2E9C-101B-9397-08002B2CF9AE}" pid="174" name="ZOTERO_BREF_VkOV2xK5B8RL_1">
    <vt:lpwstr>ZOTERO_ITEM CSL_CITATION {"citationID":"mIc2BTeQ","properties":{"unsorted":false,"formattedCitation":"[15]","plainCitation":"[15]","noteIndex":0},"citationItems":[{"id":102,"uris":["http://zotero.org/users/local/gdKyPx5P/items/MNAHMQEY"],"itemData":{"id":</vt:lpwstr>
  </property>
  <property fmtid="{D5CDD505-2E9C-101B-9397-08002B2CF9AE}" pid="175" name="ZOTERO_BREF_VkOV2xK5B8RL_2">
    <vt:lpwstr>102,"type":"paper-conference","collection-title":"ICNN-95","container-title":"Proceedings of ICNN'95 - International Conference on Neural Networks","DOI":"10.1109/icnn.1995.488968","page":"1942–1948","publisher":"IEEE","title":"Particle swarm optimization</vt:lpwstr>
  </property>
  <property fmtid="{D5CDD505-2E9C-101B-9397-08002B2CF9AE}" pid="176" name="ZOTERO_BREF_VkOV2xK5B8RL_3">
    <vt:lpwstr>","URL":"http://dx.doi.org/10.1109/icnn.1995.488968","volume":"4","author":[{"family":"Kennedy","given":"J."},{"family":"Eberhart","given":"R."}]}}],"schema":"https://github.com/citation-style-language/schema/raw/master/csl-citation.json"}</vt:lpwstr>
  </property>
  <property fmtid="{D5CDD505-2E9C-101B-9397-08002B2CF9AE}" pid="177" name="ZOTERO_BREF_WDSeDfqTZJ12_1">
    <vt:lpwstr>ZOTERO_ITEM CSL_CITATION {"citationID":"76Xqtabb","properties":{"unsorted":false,"formattedCitation":"[1]","plainCitation":"[1]","noteIndex":0},"citationItems":[{"id":"JnXSODA1/aDaVKsrK","uris":["http://zotero.org/users/local/h8ZoIbRx/items/Y337KMTR"],"it</vt:lpwstr>
  </property>
  <property fmtid="{D5CDD505-2E9C-101B-9397-08002B2CF9AE}" pid="178" name="ZOTERO_BREF_WDSeDfqTZJ12_2">
    <vt:lpwstr>emData":{"id":"JnXSODA1/aDaVKsrK","type":"article-journal","container-title":"The European Physical Journal C","DOI":"10.1140/epjc/s10052-022-11118-x","ISSN":"1434-6052","issue":"12","publisher":"Springer Science and Business Media LLC","title":"Metastabl</vt:lpwstr>
  </property>
  <property fmtid="{D5CDD505-2E9C-101B-9397-08002B2CF9AE}" pid="179" name="ZOTERO_BREF_WDSeDfqTZJ12_3">
    <vt:lpwstr>e vacua from torsion and machine learning","URL":"http://dx.doi.org/10.1140/epjc/s10052-022-11118-x","volume":"82","author":[{"family":"Damian","given":"Cesar"},{"family":"Loaiza-Brito","given":"Oscar"}],"issued":{"date-parts":[["2022",12]]}}}],"schema":"</vt:lpwstr>
  </property>
  <property fmtid="{D5CDD505-2E9C-101B-9397-08002B2CF9AE}" pid="180" name="ZOTERO_BREF_WDSeDfqTZJ12_4">
    <vt:lpwstr>https://github.com/citation-style-language/schema/raw/master/csl-citation.json"}</vt:lpwstr>
  </property>
  <property fmtid="{D5CDD505-2E9C-101B-9397-08002B2CF9AE}" pid="181" name="ZOTERO_BREF_XhNq7gAIsNsu_1">
    <vt:lpwstr>ZOTERO_ITEM CSL_CITATION {"citationID":"5o7NplGX","properties":{"unsorted":false,"formattedCitation":"[10], [11]","plainCitation":"[10], [11]","noteIndex":0},"citationItems":[{"id":67,"uris":["http://zotero.org/users/local/gdKyPx5P/items/T9LHIGYB"],"itemD</vt:lpwstr>
  </property>
  <property fmtid="{D5CDD505-2E9C-101B-9397-08002B2CF9AE}" pid="182" name="ZOTERO_BREF_XhNq7gAIsNsu_2">
    <vt:lpwstr>ata":{"id":67,"type":"article-journal","container-title":"Journal of High Energy Physics","DOI":"10.1007/jhep08(2014)010","ISSN":"1029-8479","issue":"8","publisher":"Springer Science and Business Media LLC","title":"Genetic algorithms and the search for v</vt:lpwstr>
  </property>
  <property fmtid="{D5CDD505-2E9C-101B-9397-08002B2CF9AE}" pid="183" name="ZOTERO_BREF_XhNq7gAIsNsu_3">
    <vt:lpwstr>iable string vacua","URL":"http://dx.doi.org/10.1007/JHEP08(2014)010","volume":"2014","author":[{"family":"Abel","given":"Steven"},{"family":"Rizos","given":"John"}],"issued":{"date-parts":[["2014",8]]}}},{"id":104,"uris":["http://zotero.org/users/local/g</vt:lpwstr>
  </property>
  <property fmtid="{D5CDD505-2E9C-101B-9397-08002B2CF9AE}" pid="184" name="ZOTERO_BREF_XhNq7gAIsNsu_4">
    <vt:lpwstr>dKyPx5P/items/SU3S5VM8"],"itemData":{"id":104,"type":"article-journal","abstract":"The exploration of high-dimensional, non-linear potential landscapes is a central computational challenge. In fields such as string theory, the search for stable vacuum con</vt:lpwstr>
  </property>
  <property fmtid="{D5CDD505-2E9C-101B-9397-08002B2CF9AE}" pid="185" name="ZOTERO_BREF_XhNq7gAIsNsu_5">
    <vt:lpwstr>figurations reduces to a global optimisation problem on a rugged objective function where classic gradient-based methods are inadequate. In this work, a simple genetic algorithm (GA) is tailored to the optimisation of a type IIB string theory potential wi</vt:lpwstr>
  </property>
  <property fmtid="{D5CDD505-2E9C-101B-9397-08002B2CF9AE}" pid="186" name="ZOTERO_BREF_XhNq7gAIsNsu_6">
    <vt:lpwstr>th torsion, extending the analysis of a previous work done with Simulate Annealing. A penalty-based objective enforces critical point conditions, stability and a positive potential. Using uniform bounds for the five flux coefficients and 100 independent r</vt:lpwstr>
  </property>
  <property fmtid="{D5CDD505-2E9C-101B-9397-08002B2CF9AE}" pid="187" name="ZOTERO_BREF_XhNq7gAIsNsu_7">
    <vt:lpwstr>uns, the GA explored the landscape extensively, producing 11,979 critical points.","publisher":"Universidad de Guanajuato, División de Ingenierías Campus Irapuato-Salamanca","title":"Genetic Algorithm Search for Stable Vacua in Type IIB String Theory: A C</vt:lpwstr>
  </property>
  <property fmtid="{D5CDD505-2E9C-101B-9397-08002B2CF9AE}" pid="188" name="ZOTERO_BREF_XhNq7gAIsNsu_8">
    <vt:lpwstr>omputational Approach","author":[{"family":"Marquez-Salazar","given":"Brandon"},{"family":"Damian","given":"Cesar"},{"family":"Diaz-Pacheco","given":"Angel"}],"issued":{"date-parts":[["2026"]]}}}],"schema":"https://github.com/citation-style-language/schem</vt:lpwstr>
  </property>
  <property fmtid="{D5CDD505-2E9C-101B-9397-08002B2CF9AE}" pid="189" name="ZOTERO_BREF_XhNq7gAIsNsu_9">
    <vt:lpwstr>a/raw/master/csl-citation.json"}</vt:lpwstr>
  </property>
  <property fmtid="{D5CDD505-2E9C-101B-9397-08002B2CF9AE}" pid="190" name="ZOTERO_BREF_Y2I4Hzvl7xkX_1">
    <vt:lpwstr>ZOTERO_ITEM CSL_CITATION {"citationID":"35zpiIti","properties":{"unsorted":false,"formattedCitation":"[2]","plainCitation":"[2]","noteIndex":0},"citationItems":[{"id":"j2wGZVuv/QtflcmWw","uris":["http://zotero.org/users/local/h8ZoIbRx/items/Y337KMTR"],"it</vt:lpwstr>
  </property>
  <property fmtid="{D5CDD505-2E9C-101B-9397-08002B2CF9AE}" pid="191" name="ZOTERO_BREF_Y2I4Hzvl7xkX_2">
    <vt:lpwstr>emData":{"id":31,"type":"article-journal","container-title":"The European Physical Journal C","DOI":"10.1140/epjc/s10052-022-11118-x","ISSN":"1434-6052","issue":"12","publisher":"Springer Science and Business Media LLC","title":"Metastable vacua from tors</vt:lpwstr>
  </property>
  <property fmtid="{D5CDD505-2E9C-101B-9397-08002B2CF9AE}" pid="192" name="ZOTERO_BREF_Y2I4Hzvl7xkX_3">
    <vt:lpwstr>ion and machine learning","URL":"http://dx.doi.org/10.1140/epjc/s10052-022-11118-x","volume":"82","author":[{"family":"Damian","given":"Cesar"},{"family":"Loaiza-Brito","given":"Oscar"}],"issued":{"date-parts":[["2022",12]]}}}],"schema":"https://github.co</vt:lpwstr>
  </property>
  <property fmtid="{D5CDD505-2E9C-101B-9397-08002B2CF9AE}" pid="193" name="ZOTERO_BREF_Y2I4Hzvl7xkX_4">
    <vt:lpwstr>m/citation-style-language/schema/raw/master/csl-citation.json"}</vt:lpwstr>
  </property>
  <property fmtid="{D5CDD505-2E9C-101B-9397-08002B2CF9AE}" pid="194" name="ZOTERO_BREF_YCRR4Um1YjlY_1">
    <vt:lpwstr>ZOTERO_ITEM CSL_CITATION {"citationID":"BEtorvTf","properties":{"unsorted":false,"formattedCitation":"[3]","plainCitation":"[3]","noteIndex":0},"citationItems":[{"id":102,"uris":["http://zotero.org/users/local/gdKyPx5P/items/MNAHMQEY"],"itemData":{"id":10</vt:lpwstr>
  </property>
  <property fmtid="{D5CDD505-2E9C-101B-9397-08002B2CF9AE}" pid="195" name="ZOTERO_BREF_YCRR4Um1YjlY_2">
    <vt:lpwstr>2,"type":"paper-conference","collection-title":"ICNN-95","container-title":"Proceedings of ICNN'95 - International Conference on Neural Networks","DOI":"10.1109/icnn.1995.488968","page":"1942–1948","publisher":"IEEE","title":"Particle swarm optimization",</vt:lpwstr>
  </property>
  <property fmtid="{D5CDD505-2E9C-101B-9397-08002B2CF9AE}" pid="196" name="ZOTERO_BREF_YCRR4Um1YjlY_3">
    <vt:lpwstr>"URL":"http://dx.doi.org/10.1109/icnn.1995.488968","volume":"4","author":[{"family":"Kennedy","given":"J."},{"family":"Eberhart","given":"R."}]}}],"schema":"https://github.com/citation-style-language/schema/raw/master/csl-citation.json"}</vt:lpwstr>
  </property>
  <property fmtid="{D5CDD505-2E9C-101B-9397-08002B2CF9AE}" pid="197" name="ZOTERO_BREF_YCRR4Um1YjlY_4">
    <vt:lpwstr/>
  </property>
  <property fmtid="{D5CDD505-2E9C-101B-9397-08002B2CF9AE}" pid="198" name="ZOTERO_BREF_YCRR4Um1YjlY_5">
    <vt:lpwstr/>
  </property>
  <property fmtid="{D5CDD505-2E9C-101B-9397-08002B2CF9AE}" pid="199" name="ZOTERO_BREF_YCRR4Um1YjlY_6">
    <vt:lpwstr/>
  </property>
  <property fmtid="{D5CDD505-2E9C-101B-9397-08002B2CF9AE}" pid="200" name="ZOTERO_BREF_YgyvkywuR7WB_1">
    <vt:lpwstr>ZOTERO_ITEM CSL_CITATION {"citationID":"fqPxeHr2","properties":{"unsorted":false,"formattedCitation":"[13]","plainCitation":"[13]","noteIndex":0},"citationItems":[{"id":42,"uris":["http://zotero.org/users/local/gdKyPx5P/items/M3K5DYEN"],"itemData":{"id":4</vt:lpwstr>
  </property>
  <property fmtid="{D5CDD505-2E9C-101B-9397-08002B2CF9AE}" pid="201" name="ZOTERO_BREF_YgyvkywuR7WB_2">
    <vt:lpwstr>2,"type":"article-journal","container-title":"IEEE Transactions on Evolutionary Computation","DOI":"10.1109/4235.585893","ISSN":"1089-778X","issue":"1","page":"67–82","publisher":"Institute of Electrical and Electronics Engineers (IEEE)","title":"No free </vt:lpwstr>
  </property>
  <property fmtid="{D5CDD505-2E9C-101B-9397-08002B2CF9AE}" pid="202" name="ZOTERO_BREF_YgyvkywuR7WB_3">
    <vt:lpwstr>lunch theorems for optimization","volume":"1","author":[{"family":"Wolpert","given":"D.H."},{"family":"Macready","given":"W.G."}],"issued":{"date-parts":[["1997",4]]}}}],"schema":"https://github.com/citation-style-language/schema/raw/master/csl-citation.j</vt:lpwstr>
  </property>
  <property fmtid="{D5CDD505-2E9C-101B-9397-08002B2CF9AE}" pid="203" name="ZOTERO_BREF_YgyvkywuR7WB_4">
    <vt:lpwstr>son"}</vt:lpwstr>
  </property>
  <property fmtid="{D5CDD505-2E9C-101B-9397-08002B2CF9AE}" pid="204" name="ZOTERO_BREF_ZucfghFkkFAy_1">
    <vt:lpwstr>ZOTERO_ITEM CSL_CITATION {"citationID":"EI7UawE6","properties":{"unsorted":false,"formattedCitation":"[3]","plainCitation":"[3]","noteIndex":0},"citationItems":[{"id":51,"uris":["http://zotero.org/users/local/gdKyPx5P/items/KIS7NTCS"],"itemData":{"id":51,</vt:lpwstr>
  </property>
  <property fmtid="{D5CDD505-2E9C-101B-9397-08002B2CF9AE}" pid="205" name="ZOTERO_BREF_ZucfghFkkFAy_2">
    <vt:lpwstr>"type":"book","number-of-pages":"160","publisher":"Luniver Press","title":"Nature-Inspired Metaheuristic Algorithms","URL":"https://openlibrary.org/books/OL35708732M/Nature-Inspired_Metaheuristic_Algorithms","author":[{"family":"Yang","given":"Xin-She"}],</vt:lpwstr>
  </property>
  <property fmtid="{D5CDD505-2E9C-101B-9397-08002B2CF9AE}" pid="206" name="ZOTERO_BREF_ZucfghFkkFAy_3">
    <vt:lpwstr>"issued":{"date-parts":[["2010"]]}}}],"schema":"https://github.com/citation-style-language/schema/raw/master/csl-citation.json"}</vt:lpwstr>
  </property>
  <property fmtid="{D5CDD505-2E9C-101B-9397-08002B2CF9AE}" pid="207" name="ZOTERO_BREF_bF7wqf7ueejc_1">
    <vt:lpwstr>ZOTERO_ITEM CSL_CITATION {"citationID":"pNS4ZehP","properties":{"unsorted":false,"formattedCitation":"[1]","plainCitation":"[1]","noteIndex":0},"citationItems":[{"id":"2Ody79Bo/QvUxc714","uris":["http://zotero.org/users/local/h8ZoIbRx/items/Y337KMTR"],"it</vt:lpwstr>
  </property>
  <property fmtid="{D5CDD505-2E9C-101B-9397-08002B2CF9AE}" pid="208" name="ZOTERO_BREF_bF7wqf7ueejc_2">
    <vt:lpwstr>emData":{"id":"2Ody79Bo/QvUxc714","type":"article-journal","container-title":"The European Physical Journal C","DOI":"10.1140/epjc/s10052-022-11118-x","ISSN":"1434-6052","issue":"12","publisher":"Springer Science and Business Media LLC","title":"Metastabl</vt:lpwstr>
  </property>
  <property fmtid="{D5CDD505-2E9C-101B-9397-08002B2CF9AE}" pid="209" name="ZOTERO_BREF_bF7wqf7ueejc_3">
    <vt:lpwstr>e vacua from torsion and machine learning","URL":"http://dx.doi.org/10.1140/epjc/s10052-022-11118-x","volume":"82","author":[{"family":"Damian","given":"Cesar"},{"family":"Loaiza-Brito","given":"Oscar"}],"issued":{"date-parts":[["2022",12]]}}}],"schema":"</vt:lpwstr>
  </property>
  <property fmtid="{D5CDD505-2E9C-101B-9397-08002B2CF9AE}" pid="210" name="ZOTERO_BREF_bF7wqf7ueejc_4">
    <vt:lpwstr>https://github.com/citation-style-language/schema/raw/master/csl-citation.json"}</vt:lpwstr>
  </property>
  <property fmtid="{D5CDD505-2E9C-101B-9397-08002B2CF9AE}" pid="211" name="ZOTERO_BREF_bF7wqf7ueejc_5">
    <vt:lpwstr/>
  </property>
  <property fmtid="{D5CDD505-2E9C-101B-9397-08002B2CF9AE}" pid="212" name="ZOTERO_BREF_bF7wqf7ueejc_6">
    <vt:lpwstr/>
  </property>
  <property fmtid="{D5CDD505-2E9C-101B-9397-08002B2CF9AE}" pid="213" name="ZOTERO_BREF_bF7wqf7ueejc_7">
    <vt:lpwstr/>
  </property>
  <property fmtid="{D5CDD505-2E9C-101B-9397-08002B2CF9AE}" pid="214" name="ZOTERO_BREF_bbvdEoHdnScb_1">
    <vt:lpwstr>ZOTERO_ITEM CSL_CITATION {"citationID":"bCW0Gpkp","properties":{"unsorted":false,"formattedCitation":"[10]","plainCitation":"[10]","noteIndex":0},"citationItems":[{"id":104,"uris":["http://zotero.org/users/local/gdKyPx5P/items/SU3S5VM8"],"itemData":{"id":</vt:lpwstr>
  </property>
  <property fmtid="{D5CDD505-2E9C-101B-9397-08002B2CF9AE}" pid="215" name="ZOTERO_BREF_bbvdEoHdnScb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216" name="ZOTERO_BREF_bbvdEoHdnScb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217" name="ZOTERO_BREF_bbvdEoHdnScb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218" name="ZOTERO_BREF_bbvdEoHdnScb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219" name="ZOTERO_BREF_bbvdEoHdnScb_6">
    <vt:lpwstr>:"Marquez-Salazar","given":"Brandon"},{"family":"Damian","given":"Cesar"},{"family":"Diaz-Pacheco","given":"Angel"}],"issued":{"date-parts":[["2026"]]}}}],"schema":"https://github.com/citation-style-language/schema/raw/master/csl-citation.json"}</vt:lpwstr>
  </property>
  <property fmtid="{D5CDD505-2E9C-101B-9397-08002B2CF9AE}" pid="220" name="ZOTERO_BREF_de1V37eRYxhR_1">
    <vt:lpwstr>ZOTERO_ITEM CSL_CITATION {"citationID":"3g5MX24m","properties":{"unsorted":false,"formattedCitation":"[2]","plainCitation":"[2]","noteIndex":0},"citationItems":[{"id":"kERBtyO1/8BZeUYWn","uris":["http://zotero.org/users/local/h8ZoIbRx/items/Y337KMTR"],"it</vt:lpwstr>
  </property>
  <property fmtid="{D5CDD505-2E9C-101B-9397-08002B2CF9AE}" pid="221" name="ZOTERO_BREF_de1V37eRYxhR_2">
    <vt:lpwstr>emData":{"id":"j2wGZVuv/QtflcmWw","type":"article-journal","container-title":"The European Physical Journal C","DOI":"10.1140/epjc/s10052-022-11118-x","ISSN":"1434-6052","issue":"12","publisher":"Springer Science and Business Media LLC","title":"Metastabl</vt:lpwstr>
  </property>
  <property fmtid="{D5CDD505-2E9C-101B-9397-08002B2CF9AE}" pid="222" name="ZOTERO_BREF_de1V37eRYxhR_3">
    <vt:lpwstr>e vacua from torsion and machine learning","URL":"http://dx.doi.org/10.1140/epjc/s10052-022-11118-x","volume":"82","author":[{"family":"Damian","given":"Cesar"},{"family":"Loaiza-Brito","given":"Oscar"}],"issued":{"date-parts":[["2022",12]]}}}],"schema":"</vt:lpwstr>
  </property>
  <property fmtid="{D5CDD505-2E9C-101B-9397-08002B2CF9AE}" pid="223" name="ZOTERO_BREF_de1V37eRYxhR_4">
    <vt:lpwstr>https://github.com/citation-style-language/schema/raw/master/csl-citation.json"}</vt:lpwstr>
  </property>
  <property fmtid="{D5CDD505-2E9C-101B-9397-08002B2CF9AE}" pid="224" name="ZOTERO_BREF_fdkg0vRs0JLj_1">
    <vt:lpwstr>ZOTERO_ITEM CSL_CITATION {"citationID":"RSyvyR9K","properties":{"unsorted":false,"formattedCitation":"[13]","plainCitation":"[13]","noteIndex":0},"citationItems":[{"id":99,"uris":["http://zotero.org/users/local/gdKyPx5P/items/J7RH4ZIY"],"itemData":{"id":9</vt:lpwstr>
  </property>
  <property fmtid="{D5CDD505-2E9C-101B-9397-08002B2CF9AE}" pid="225" name="ZOTERO_BREF_fdkg0vRs0JLj_2">
    <vt:lpwstr>9,"type":"article-journal","container-title":"Journal of High Energy Physics","DOI":"10.1007/jhep06(2013)109","ISSN":"1029-8479","issue":"6","publisher":"Springer Science and Business Media LLC","title":"Slow-roll inflation in non-geometric flux compactif</vt:lpwstr>
  </property>
  <property fmtid="{D5CDD505-2E9C-101B-9397-08002B2CF9AE}" pid="226" name="ZOTERO_BREF_fdkg0vRs0JLj_3">
    <vt:lpwstr>ication","URL":"http://dx.doi.org/10.1007/JHEP06(2013)109","volume":"2013","author":[{"family":"Damian","given":"Cesar"},{"family":"Díaz-Barrón","given":"Luis R."},{"family":"Loaiza-Brito","given":"Oscar"},{"family":"Sabido","given":"M."}],"issued":{"date</vt:lpwstr>
  </property>
  <property fmtid="{D5CDD505-2E9C-101B-9397-08002B2CF9AE}" pid="227" name="ZOTERO_BREF_fdkg0vRs0JLj_4">
    <vt:lpwstr>-parts":[["2013",6]]}}}],"schema":"https://github.com/citation-style-language/schema/raw/master/csl-citation.json"}</vt:lpwstr>
  </property>
  <property fmtid="{D5CDD505-2E9C-101B-9397-08002B2CF9AE}" pid="228" name="ZOTERO_BREF_fvKW2qEP5oyA_1">
    <vt:lpwstr/>
  </property>
  <property fmtid="{D5CDD505-2E9C-101B-9397-08002B2CF9AE}" pid="229" name="ZOTERO_BREF_gjtwKmK4tAkn_1">
    <vt:lpwstr>ZOTERO_ITEM CSL_CITATION {"citationID":"8vwKlsJ2","properties":{"unsorted":false,"formattedCitation":"[3]","plainCitation":"[3]","noteIndex":0},"citationItems":[{"id":51,"uris":["http://zotero.org/users/local/gdKyPx5P/items/KIS7NTCS"],"itemData":{"id":51,</vt:lpwstr>
  </property>
  <property fmtid="{D5CDD505-2E9C-101B-9397-08002B2CF9AE}" pid="230" name="ZOTERO_BREF_gjtwKmK4tAkn_2">
    <vt:lpwstr>"type":"book","number-of-pages":"160","publisher":"Luniver Press","title":"Nature-Inspired Metaheuristic Algorithms","URL":"https://openlibrary.org/books/OL35708732M/Nature-Inspired_Metaheuristic_Algorithms","author":[{"family":"Yang","given":"Xin-She"}],</vt:lpwstr>
  </property>
  <property fmtid="{D5CDD505-2E9C-101B-9397-08002B2CF9AE}" pid="231" name="ZOTERO_BREF_gjtwKmK4tAkn_3">
    <vt:lpwstr>"issued":{"date-parts":[["2010"]]}}}],"schema":"https://github.com/citation-style-language/schema/raw/master/csl-citation.json"}</vt:lpwstr>
  </property>
  <property fmtid="{D5CDD505-2E9C-101B-9397-08002B2CF9AE}" pid="232" name="ZOTERO_BREF_hqqNecC2IbBC_1">
    <vt:lpwstr>ZOTERO_ITEM CSL_CITATION {"citationID":"VutpoTIH","properties":{"unsorted":false,"formattedCitation":"[7]","plainCitation":"[7]","noteIndex":0},"citationItems":[{"id":101,"uris":["http://zotero.org/users/local/gdKyPx5P/items/XGWYER4H"],"itemData":{"id":10</vt:lpwstr>
  </property>
  <property fmtid="{D5CDD505-2E9C-101B-9397-08002B2CF9AE}" pid="233" name="ZOTERO_BREF_hqqNecC2IbBC_2">
    <vt:lpwstr>1,"type":"chapter","container-title":"Artificial Intelligence and Soft Computing – ICAISC 2006","DOI":"10.1007/11785231_48","ISBN":"978-3-540-35750-6","ISSN":"1611-3349","page":"450–459","publisher":"Springer Berlin Heidelberg","title":"Adaptive Inertia W</vt:lpwstr>
  </property>
  <property fmtid="{D5CDD505-2E9C-101B-9397-08002B2CF9AE}" pid="234" name="ZOTERO_BREF_hqqNecC2IbBC_3">
    <vt:lpwstr>eight Particle Swarm Optimization","URL":"http://dx.doi.org/10.1007/11785231_48","author":[{"family":"Qin","given":"Zheng"},{"family":"Yu","given":"Fan"},{"family":"Shi","given":"Zhewen"},{"family":"Wang","given":"Yu"}],"issued":{"date-parts":[["2006"]]}}</vt:lpwstr>
  </property>
  <property fmtid="{D5CDD505-2E9C-101B-9397-08002B2CF9AE}" pid="235" name="ZOTERO_BREF_hqqNecC2IbBC_4">
    <vt:lpwstr>}],"schema":"https://github.com/citation-style-language/schema/raw/master/csl-citation.json"}</vt:lpwstr>
  </property>
  <property fmtid="{D5CDD505-2E9C-101B-9397-08002B2CF9AE}" pid="236" name="ZOTERO_BREF_iAOgGHx8aX1f_1">
    <vt:lpwstr>ZOTERO_ITEM CSL_CITATION {"citationID":"G6t9gdLS","properties":{"unsorted":false,"formattedCitation":"[8]","plainCitation":"[8]","noteIndex":0},"citationItems":[{"id":99,"uris":["http://zotero.org/users/local/gdKyPx5P/items/J7RH4ZIY"],"itemData":{"id":99,</vt:lpwstr>
  </property>
  <property fmtid="{D5CDD505-2E9C-101B-9397-08002B2CF9AE}" pid="237" name="ZOTERO_BREF_iAOgGHx8aX1f_2">
    <vt:lpwstr>"type":"article-journal","container-title":"Journal of High Energy Physics","DOI":"10.1007/jhep06(2013)109","ISSN":"1029-8479","issue":"6","publisher":"Springer Science and Business Media LLC","title":"Slow-roll inflation in non-geometric flux compactific</vt:lpwstr>
  </property>
  <property fmtid="{D5CDD505-2E9C-101B-9397-08002B2CF9AE}" pid="238" name="ZOTERO_BREF_iAOgGHx8aX1f_3">
    <vt:lpwstr>ation","URL":"http://dx.doi.org/10.1007/JHEP06(2013)109","volume":"2013","author":[{"family":"Damian","given":"Cesar"},{"family":"Díaz-Barrón","given":"Luis R."},{"family":"Loaiza-Brito","given":"Oscar"},{"family":"Sabido","given":"M."}],"issued":{"date-p</vt:lpwstr>
  </property>
  <property fmtid="{D5CDD505-2E9C-101B-9397-08002B2CF9AE}" pid="239" name="ZOTERO_BREF_iAOgGHx8aX1f_4">
    <vt:lpwstr>arts":[["2013",6]]}}}],"schema":"https://github.com/citation-style-language/schema/raw/master/csl-citation.json"}</vt:lpwstr>
  </property>
  <property fmtid="{D5CDD505-2E9C-101B-9397-08002B2CF9AE}" pid="240" name="ZOTERO_BREF_iUSsVmFd8EC2_1">
    <vt:lpwstr>ZOTERO_ITEM CSL_CITATION {"citationID":"Jg3wKp4R","properties":{"unsorted":false,"formattedCitation":"[14]","plainCitation":"[14]","noteIndex":0},"citationItems":[{"id":101,"uris":["http://zotero.org/users/local/gdKyPx5P/items/XGWYER4H"],"itemData":{"id":</vt:lpwstr>
  </property>
  <property fmtid="{D5CDD505-2E9C-101B-9397-08002B2CF9AE}" pid="241" name="ZOTERO_BREF_iUSsVmFd8EC2_2">
    <vt:lpwstr>101,"type":"chapter","container-title":"Artificial Intelligence and Soft Computing – ICAISC 2006","DOI":"10.1007/11785231_48","ISBN":"978-3-540-35750-6","ISSN":"1611-3349","page":"450–459","publisher":"Springer Berlin Heidelberg","title":"Adaptive Inertia</vt:lpwstr>
  </property>
  <property fmtid="{D5CDD505-2E9C-101B-9397-08002B2CF9AE}" pid="242" name="ZOTERO_BREF_iUSsVmFd8EC2_3">
    <vt:lpwstr> Weight Particle Swarm Optimization","URL":"http://dx.doi.org/10.1007/11785231_48","author":[{"family":"Qin","given":"Zheng"},{"family":"Yu","given":"Fan"},{"family":"Shi","given":"Zhewen"},{"family":"Wang","given":"Yu"}],"issued":{"date-parts":[["2006"]]</vt:lpwstr>
  </property>
  <property fmtid="{D5CDD505-2E9C-101B-9397-08002B2CF9AE}" pid="243" name="ZOTERO_BREF_iUSsVmFd8EC2_4">
    <vt:lpwstr>}}}],"schema":"https://github.com/citation-style-language/schema/raw/master/csl-citation.json"}</vt:lpwstr>
  </property>
  <property fmtid="{D5CDD505-2E9C-101B-9397-08002B2CF9AE}" pid="244" name="ZOTERO_BREF_j3Nap6tS6Xok_1">
    <vt:lpwstr/>
  </property>
  <property fmtid="{D5CDD505-2E9C-101B-9397-08002B2CF9AE}" pid="245" name="ZOTERO_BREF_j6HJCEhJvA4B_1">
    <vt:lpwstr>ZOTERO_ITEM CSL_CITATION {"citationID":"azTBEbH6","properties":{"unsorted":false,"formattedCitation":"[10]","plainCitation":"[10]","noteIndex":0},"citationItems":[{"id":104,"uris":["http://zotero.org/users/local/gdKyPx5P/items/SU3S5VM8"],"itemData":{"id":</vt:lpwstr>
  </property>
  <property fmtid="{D5CDD505-2E9C-101B-9397-08002B2CF9AE}" pid="246" name="ZOTERO_BREF_j6HJCEhJvA4B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247" name="ZOTERO_BREF_j6HJCEhJvA4B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248" name="ZOTERO_BREF_j6HJCEhJvA4B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249" name="ZOTERO_BREF_j6HJCEhJvA4B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250" name="ZOTERO_BREF_j6HJCEhJvA4B_6">
    <vt:lpwstr>:"Marquez-Salazar","given":"Brandon"},{"family":"Damian","given":"Cesar"},{"family":"Diaz-Pacheco","given":"Angel"}],"issued":{"date-parts":[["2026"]]}}}],"schema":"https://github.com/citation-style-language/schema/raw/master/csl-citation.json"}</vt:lpwstr>
  </property>
  <property fmtid="{D5CDD505-2E9C-101B-9397-08002B2CF9AE}" pid="251" name="ZOTERO_BREF_kDDN8IBFn3lH_1">
    <vt:lpwstr>ZOTERO_ITEM CSL_CITATION {"citationID":"hmYtVDBM","properties":{"unsorted":false,"formattedCitation":"[1], [2], [3], [4], [5]","plainCitation":"[1], [2], [3], [4], [5]","noteIndex":0},"citationItems":[{"id":63,"uris":["http://zotero.org/users/local/gdKyPx</vt:lpwstr>
  </property>
  <property fmtid="{D5CDD505-2E9C-101B-9397-08002B2CF9AE}" pid="252" name="ZOTERO_BREF_kDDN8IBFn3lH_10">
    <vt:lpwstr>s Media LLC","title":"Machine Learning gravity compactifications on negatively curved manifolds","URL":"http://dx.doi.org/10.1007/JHEP09(2025)090","volume":"2025","author":[{"family":"De Luca","given":"G. Bruno"}],"issued":{"date-parts":[["2025",9]]}}},{"</vt:lpwstr>
  </property>
  <property fmtid="{D5CDD505-2E9C-101B-9397-08002B2CF9AE}" pid="253" name="ZOTERO_BREF_kDDN8IBFn3lH_11">
    <vt:lpwstr>id":68,"uris":["http://zotero.org/users/local/gdKyPx5P/items/WBJ4NQKI"],"itemData":{"id":68,"type":"article-journal","container-title":"Physics Letters B","DOI":"10.1016/j.physletb.2025.139365","ISSN":"0370-2693","page":"139365","publisher":"Elsevier BV",</vt:lpwstr>
  </property>
  <property fmtid="{D5CDD505-2E9C-101B-9397-08002B2CF9AE}" pid="254" name="ZOTERO_BREF_kDDN8IBFn3lH_12">
    <vt:lpwstr>"title":"Metaheuristic generation of brane tilings","volume":"862","author":[{"family":"He","given":"Yang-Hui"},{"family":"Jejjala","given":"Vishnu"},{"family":"Silva","given":"Tomás S.R."}],"issued":{"date-parts":[["2025",3]]}}}],"schema":"https://github</vt:lpwstr>
  </property>
  <property fmtid="{D5CDD505-2E9C-101B-9397-08002B2CF9AE}" pid="255" name="ZOTERO_BREF_kDDN8IBFn3lH_13">
    <vt:lpwstr>.com/citation-style-language/schema/raw/master/csl-citation.json"}</vt:lpwstr>
  </property>
  <property fmtid="{D5CDD505-2E9C-101B-9397-08002B2CF9AE}" pid="256" name="ZOTERO_BREF_kDDN8IBFn3lH_2">
    <vt:lpwstr>5P/items/MP3H8NB2"],"itemData":{"id":63,"type":"article-journal","container-title":"The European Physical Journal C","DOI":"10.1140/epjc/s10052-020-8332-9","ISSN":"1434-6052","issue":"8","publisher":"Springer Science and Business Media LLC","title":"Testi</vt:lpwstr>
  </property>
  <property fmtid="{D5CDD505-2E9C-101B-9397-08002B2CF9AE}" pid="257" name="ZOTERO_BREF_kDDN8IBFn3lH_3">
    <vt:lpwstr>ng swampland conjectures with machine learning","URL":"http://dx.doi.org/10.1140/epjc/s10052-020-8332-9","volume":"80","author":[{"family":"Bizet","given":"Nana Cabo"},{"family":"Damian","given":"Cesar"},{"family":"Loaiza-Brito","given":"Oscar"},{"family"</vt:lpwstr>
  </property>
  <property fmtid="{D5CDD505-2E9C-101B-9397-08002B2CF9AE}" pid="258" name="ZOTERO_BREF_kDDN8IBFn3lH_4">
    <vt:lpwstr>:"Mayorga Peña","given":"Damián Kaloni"},{"family":"Montañez-Barrera","given":"J. A."}],"issued":{"date-parts":[["2020",8]]}}},{"id":"kERBtyO1/8BZeUYWn","uris":["http://zotero.org/users/local/h8ZoIbRx/items/Y337KMTR"],"itemData":{"id":"j2wGZVuv/QtflcmWw",</vt:lpwstr>
  </property>
  <property fmtid="{D5CDD505-2E9C-101B-9397-08002B2CF9AE}" pid="259" name="ZOTERO_BREF_kDDN8IBFn3lH_5">
    <vt:lpwstr>"type":"article-journal","container-title":"The European Physical Journal C","DOI":"10.1140/epjc/s10052-022-11118-x","ISSN":"1434-6052","issue":"12","publisher":"Springer Science and Business Media LLC","title":"Metastable vacua from torsion and machine l</vt:lpwstr>
  </property>
  <property fmtid="{D5CDD505-2E9C-101B-9397-08002B2CF9AE}" pid="260" name="ZOTERO_BREF_kDDN8IBFn3lH_6">
    <vt:lpwstr>earning","URL":"http://dx.doi.org/10.1140/epjc/s10052-022-11118-x","volume":"82","author":[{"family":"Damian","given":"Cesar"},{"family":"Loaiza-Brito","given":"Oscar"}],"issued":{"date-parts":[["2022",12]]}}},{"id":65,"uris":["http://zotero.org/users/loc</vt:lpwstr>
  </property>
  <property fmtid="{D5CDD505-2E9C-101B-9397-08002B2CF9AE}" pid="261" name="ZOTERO_BREF_kDDN8IBFn3lH_7">
    <vt:lpwstr>al/gdKyPx5P/items/TM8QUF42"],"itemData":{"id":65,"type":"article-journal","container-title":"Physical Review D","DOI":"10.1103/physrevd.105.046017","ISSN":"2470-0029","issue":"4","publisher":"American Physical Society (APS)","title":"Applying machine lear</vt:lpwstr>
  </property>
  <property fmtid="{D5CDD505-2E9C-101B-9397-08002B2CF9AE}" pid="262" name="ZOTERO_BREF_kDDN8IBFn3lH_8">
    <vt:lpwstr>ning to the Calabi-Yau orientifolds with string vacua","URL":"http://dx.doi.org/10.1103/PhysRevD.105.046017","volume":"105","author":[{"family":"Gao","given":"Xin"},{"family":"Zou","given":"Hao"}],"issued":{"date-parts":[["2022",2]]}}},{"id":66,"uris":["h</vt:lpwstr>
  </property>
  <property fmtid="{D5CDD505-2E9C-101B-9397-08002B2CF9AE}" pid="263" name="ZOTERO_BREF_kDDN8IBFn3lH_9">
    <vt:lpwstr>ttp://zotero.org/users/local/gdKyPx5P/items/62DYAZR9"],"itemData":{"id":66,"type":"article-journal","container-title":"Journal of High Energy Physics","DOI":"10.1007/jhep09(2025)090","ISSN":"1029-8479","issue":"9","publisher":"Springer Science and Busines</vt:lpwstr>
  </property>
  <property fmtid="{D5CDD505-2E9C-101B-9397-08002B2CF9AE}" pid="264" name="ZOTERO_BREF_ktDgnizVecQK_1">
    <vt:lpwstr>ZOTERO_ITEM CSL_CITATION {"citationID":"432VTh9B","properties":{"unsorted":false,"formattedCitation":"[2]","plainCitation":"[2]","noteIndex":0},"citationItems":[{"id":"j2wGZVuv/QtflcmWw","uris":["http://zotero.org/users/local/h8ZoIbRx/items/Y337KMTR"],"it</vt:lpwstr>
  </property>
  <property fmtid="{D5CDD505-2E9C-101B-9397-08002B2CF9AE}" pid="265" name="ZOTERO_BREF_ktDgnizVecQK_2">
    <vt:lpwstr>emData":{"id":31,"type":"article-journal","container-title":"The European Physical Journal C","DOI":"10.1140/epjc/s10052-022-11118-x","ISSN":"1434-6052","issue":"12","publisher":"Springer Science and Business Media LLC","title":"Metastable vacua from tors</vt:lpwstr>
  </property>
  <property fmtid="{D5CDD505-2E9C-101B-9397-08002B2CF9AE}" pid="266" name="ZOTERO_BREF_ktDgnizVecQK_3">
    <vt:lpwstr>ion and machine learning","URL":"http://dx.doi.org/10.1140/epjc/s10052-022-11118-x","volume":"82","author":[{"family":"Damian","given":"Cesar"},{"family":"Loaiza-Brito","given":"Oscar"}],"issued":{"date-parts":[["2022",12]]}}}],"schema":"https://github.co</vt:lpwstr>
  </property>
  <property fmtid="{D5CDD505-2E9C-101B-9397-08002B2CF9AE}" pid="267" name="ZOTERO_BREF_ktDgnizVecQK_4">
    <vt:lpwstr>m/citation-style-language/schema/raw/master/csl-citation.json"}</vt:lpwstr>
  </property>
  <property fmtid="{D5CDD505-2E9C-101B-9397-08002B2CF9AE}" pid="268" name="ZOTERO_BREF_lAKRntSKrWtU_1">
    <vt:lpwstr>ZOTERO_ITEM CSL_CITATION {"citationID":"2jDuJqcJ","properties":{"unsorted":false,"formattedCitation":"[12]","plainCitation":"[12]","noteIndex":0},"citationItems":[{"id":99,"uris":["http://zotero.org/users/local/gdKyPx5P/items/J7RH4ZIY"],"itemData":{"id":9</vt:lpwstr>
  </property>
  <property fmtid="{D5CDD505-2E9C-101B-9397-08002B2CF9AE}" pid="269" name="ZOTERO_BREF_lAKRntSKrWtU_2">
    <vt:lpwstr>9,"type":"article-journal","container-title":"Journal of High Energy Physics","DOI":"10.1007/jhep06(2013)109","ISSN":"1029-8479","issue":"6","publisher":"Springer Science and Business Media LLC","title":"Slow-roll inflation in non-geometric flux compactif</vt:lpwstr>
  </property>
  <property fmtid="{D5CDD505-2E9C-101B-9397-08002B2CF9AE}" pid="270" name="ZOTERO_BREF_lAKRntSKrWtU_3">
    <vt:lpwstr>ication","URL":"http://dx.doi.org/10.1007/JHEP06(2013)109","volume":"2013","author":[{"family":"Damian","given":"Cesar"},{"family":"Díaz-Barrón","given":"Luis R."},{"family":"Loaiza-Brito","given":"Oscar"},{"family":"Sabido","given":"M."}],"issued":{"date</vt:lpwstr>
  </property>
  <property fmtid="{D5CDD505-2E9C-101B-9397-08002B2CF9AE}" pid="271" name="ZOTERO_BREF_lAKRntSKrWtU_4">
    <vt:lpwstr>-parts":[["2013",6]]}}}],"schema":"https://github.com/citation-style-language/schema/raw/master/csl-citation.json"}</vt:lpwstr>
  </property>
  <property fmtid="{D5CDD505-2E9C-101B-9397-08002B2CF9AE}" pid="272" name="ZOTERO_BREF_likrLZmSa5dJ_1">
    <vt:lpwstr>ZOTERO_ITEM CSL_CITATION {"citationID":"s75I1rB8","properties":{"unsorted":false,"formattedCitation":"[6]","plainCitation":"[6]","noteIndex":0},"citationItems":[{"id":106,"uris":["http://zotero.org/users/local/gdKyPx5P/items/5XJDVKLS"],"itemData":{"id":10</vt:lpwstr>
  </property>
  <property fmtid="{D5CDD505-2E9C-101B-9397-08002B2CF9AE}" pid="273" name="ZOTERO_BREF_likrLZmSa5dJ_2">
    <vt:lpwstr>6,"type":"article-journal","container-title":"Journal of Economic Theory","DOI":"10.1006/jeth.1999.2541","ISSN":"0022-0531","issue":"2","page":"313–355","publisher":"Elsevier BV","title":"Explaining All Three-Alternative Voting Outcomes","volume":"87","au</vt:lpwstr>
  </property>
  <property fmtid="{D5CDD505-2E9C-101B-9397-08002B2CF9AE}" pid="274" name="ZOTERO_BREF_likrLZmSa5dJ_3">
    <vt:lpwstr>thor":[{"family":"Saari","given":"Donald G."}],"issued":{"date-parts":[["1999",8]]}}}],"schema":"https://github.com/citation-style-language/schema/raw/master/csl-citation.json"}</vt:lpwstr>
  </property>
  <property fmtid="{D5CDD505-2E9C-101B-9397-08002B2CF9AE}" pid="275" name="ZOTERO_BREF_oH1XPAaovPWa_1">
    <vt:lpwstr>ZOTERO_ITEM CSL_CITATION {"citationID":"koz0oLhn","properties":{"unsorted":false,"formattedCitation":"[9]","plainCitation":"[9]","noteIndex":0},"citationItems":[{"id":98,"uris":["http://zotero.org/users/local/gdKyPx5P/items/WBY5UGJU"],"itemData":{"id":98,</vt:lpwstr>
  </property>
  <property fmtid="{D5CDD505-2E9C-101B-9397-08002B2CF9AE}" pid="276" name="ZOTERO_BREF_oH1XPAaovPWa_2">
    <vt:lpwstr>"type":"article-journal","container-title":"Physical Review D","DOI":"10.1103/physrevd.88.046008","ISSN":"1550-2368","issue":"4","publisher":"American Physical Society (APS)","title":"More stable de Sitter vacua from 𝓢-dual nongeometric fluxes","URL":"ht</vt:lpwstr>
  </property>
  <property fmtid="{D5CDD505-2E9C-101B-9397-08002B2CF9AE}" pid="277" name="ZOTERO_BREF_oH1XPAaovPWa_3">
    <vt:lpwstr>tp://dx.doi.org/10.1103/PhysRevD.88.046008","volume":"88","author":[{"family":"Damian","given":"Cesar"},{"family":"Loaiza-Brito","given":"Oscar"}],"issued":{"date-parts":[["2013",8]]}}}],"schema":"https://github.com/citation-style-language/schema/raw/mast</vt:lpwstr>
  </property>
  <property fmtid="{D5CDD505-2E9C-101B-9397-08002B2CF9AE}" pid="278" name="ZOTERO_BREF_oH1XPAaovPWa_4">
    <vt:lpwstr>er/csl-citation.json"}</vt:lpwstr>
  </property>
  <property fmtid="{D5CDD505-2E9C-101B-9397-08002B2CF9AE}" pid="279" name="ZOTERO_BREF_oXuwoDUyVwVr_1">
    <vt:lpwstr>ZOTERO_ITEM CSL_CITATION {"citationID":"1uervgKk","properties":{"unsorted":false,"formattedCitation":"[8], [9], [10]","plainCitation":"[8], [9], [10]","noteIndex":0},"citationItems":[{"id":87,"uris":["http://zotero.org/users/local/gdKyPx5P/items/VCFJMZEQ"</vt:lpwstr>
  </property>
  <property fmtid="{D5CDD505-2E9C-101B-9397-08002B2CF9AE}" pid="280" name="ZOTERO_BREF_oXuwoDUyVwVr_10">
    <vt:lpwstr>2021"]]}}}],"schema":"https://github.com/citation-style-language/schema/raw/master/csl-citation.json"}</vt:lpwstr>
  </property>
  <property fmtid="{D5CDD505-2E9C-101B-9397-08002B2CF9AE}" pid="281" name="ZOTERO_BREF_oXuwoDUyVwVr_2">
    <vt:lpwstr>],"itemData":{"id":87,"type":"article-journal","container-title":"Scientific American","DOI":"10.1038/scientificamerican0792-66","ISSN":"0036-8733","issue":"1","note":"ISBN: 9780262275552","page":"66–72","publisher":"Springer Science and Business Media LL</vt:lpwstr>
  </property>
  <property fmtid="{D5CDD505-2E9C-101B-9397-08002B2CF9AE}" pid="282" name="ZOTERO_BREF_oXuwoDUyVwVr_3">
    <vt:lpwstr>C","title":"Genetic Algorithms","volume":"267","author":[{"family":"Holland","given":"John H."}],"issued":{"date-parts":[["1992",7]]}}},{"id":67,"uris":["http://zotero.org/users/local/gdKyPx5P/items/T9LHIGYB"],"itemData":{"id":67,"type":"article-journal",</vt:lpwstr>
  </property>
  <property fmtid="{D5CDD505-2E9C-101B-9397-08002B2CF9AE}" pid="283" name="ZOTERO_BREF_oXuwoDUyVwVr_4">
    <vt:lpwstr>"container-title":"Journal of High Energy Physics","DOI":"10.1007/jhep08(2014)010","ISSN":"1029-8479","issue":"8","publisher":"Springer Science and Business Media LLC","title":"Genetic algorithms and the search for viable string vacua","URL":"http://dx.do</vt:lpwstr>
  </property>
  <property fmtid="{D5CDD505-2E9C-101B-9397-08002B2CF9AE}" pid="284" name="ZOTERO_BREF_oXuwoDUyVwVr_5">
    <vt:lpwstr>i.org/10.1007/JHEP08(2014)010","volume":"2014","author":[{"family":"Abel","given":"Steven"},{"family":"Rizos","given":"John"}],"issued":{"date-parts":[["2014",8]]}}},{"id":55,"uris":["http://zotero.org/users/local/gdKyPx5P/items/4A5R87RL"],"itemData":{"id</vt:lpwstr>
  </property>
  <property fmtid="{D5CDD505-2E9C-101B-9397-08002B2CF9AE}" pid="285" name="ZOTERO_BREF_oXuwoDUyVwVr_6">
    <vt:lpwstr>":55,"type":"manuscript","abstract":"Identifying string theory vacua with desired physical properties at low energies requires searching through high-dimensional solution spaces - collectively referred to as the string landscape. We highlight that this se</vt:lpwstr>
  </property>
  <property fmtid="{D5CDD505-2E9C-101B-9397-08002B2CF9AE}" pid="286" name="ZOTERO_BREF_oXuwoDUyVwVr_7">
    <vt:lpwstr>arch problem is amenable to reinforcement learning and genetic algorithms. In the context of flux vacua, we are able to reveal novel features (suggesting previously unidentified symmetries) in the string theory solutions required for properties such as th</vt:lpwstr>
  </property>
  <property fmtid="{D5CDD505-2E9C-101B-9397-08002B2CF9AE}" pid="287" name="ZOTERO_BREF_oXuwoDUyVwVr_8">
    <vt:lpwstr>e string coupling. In order to identify these features robustly, we combine results from both search methods, which we argue is imperative for reducing sampling bias.","note":"_eprint: http://arxiv.org/abs/2111.11466v1","title":"Probing the Structure of S</vt:lpwstr>
  </property>
  <property fmtid="{D5CDD505-2E9C-101B-9397-08002B2CF9AE}" pid="288" name="ZOTERO_BREF_oXuwoDUyVwVr_9">
    <vt:lpwstr>tring Theory Vacua with Genetic Algorithms and Reinforcement Learning","author":[{"family":"Cole","given":"Alex"},{"family":"Krippendorf","given":"Sven"},{"family":"Schachner","given":"Andreas"},{"family":"Shiu","given":"Gary"}],"issued":{"date-parts":[["</vt:lpwstr>
  </property>
  <property fmtid="{D5CDD505-2E9C-101B-9397-08002B2CF9AE}" pid="289" name="ZOTERO_BREF_rAij3BtLYsaM_1">
    <vt:lpwstr>ZOTERO_ITEM CSL_CITATION {"citationID":"4gGjmccx","properties":{"unsorted":false,"formattedCitation":"[15]","plainCitation":"[15]","noteIndex":0},"citationItems":[{"id":100,"uris":["http://zotero.org/users/local/gdKyPx5P/items/WIZKSQ7K"],"itemData":{"id":</vt:lpwstr>
  </property>
  <property fmtid="{D5CDD505-2E9C-101B-9397-08002B2CF9AE}" pid="290" name="ZOTERO_BREF_rAij3BtLYsaM_2">
    <vt:lpwstr>100,"type":"article-journal","container-title":"Ecological Informatics","DOI":"10.1016/j.ecoinf.2006.07.003","ISSN":"1574-9541","issue":"4","page":"355–366","publisher":"Elsevier BV","title":"A novel numerical optimization algorithm inspired from weed col</vt:lpwstr>
  </property>
  <property fmtid="{D5CDD505-2E9C-101B-9397-08002B2CF9AE}" pid="291" name="ZOTERO_BREF_rAij3BtLYsaM_3">
    <vt:lpwstr>onization","volume":"1","author":[{"family":"Mehrabian","given":"A.R."},{"family":"Lucas","given":"C."}],"issued":{"date-parts":[["2006",12]]}}}],"schema":"https://github.com/citation-style-language/schema/raw/master/csl-citation.json"}</vt:lpwstr>
  </property>
  <property fmtid="{D5CDD505-2E9C-101B-9397-08002B2CF9AE}" pid="292" name="ZOTERO_BREF_rdAdfV2XsaiU_1">
    <vt:lpwstr>ZOTERO_ITEM CSL_CITATION {"citationID":"VwsCgcH5","properties":{"unsorted":false,"formattedCitation":"[1], [2]","plainCitation":"[1], [2]","noteIndex":0},"citationItems":[{"id":31,"uris":["http://zotero.org/users/local/h8ZoIbRx/items/Y337KMTR"],"itemData"</vt:lpwstr>
  </property>
  <property fmtid="{D5CDD505-2E9C-101B-9397-08002B2CF9AE}" pid="293" name="ZOTERO_BREF_rdAdfV2XsaiU_2">
    <vt:lpwstr>:{"id":31,"type":"article-journal","container-title":"The European Physical Journal C","DOI":"10.1140/epjc/s10052-022-11118-x","ISSN":"1434-6052","issue":"12","publisher":"Springer Science and Business Media LLC","title":"Metastable vacua from torsion and</vt:lpwstr>
  </property>
  <property fmtid="{D5CDD505-2E9C-101B-9397-08002B2CF9AE}" pid="294" name="ZOTERO_BREF_rdAdfV2XsaiU_3">
    <vt:lpwstr> machine learning","URL":"http://dx.doi.org/10.1140/epjc/s10052-022-11118-x","volume":"82","author":[{"family":"Damian","given":"Cesar"},{"family":"Loaiza-Brito","given":"Oscar"}],"issued":{"date-parts":[["2022",12]]}}},{"id":"OVhkMwAQ/469PIDNw","uris":["</vt:lpwstr>
  </property>
  <property fmtid="{D5CDD505-2E9C-101B-9397-08002B2CF9AE}" pid="295" name="ZOTERO_BREF_rdAdfV2XsaiU_4">
    <vt:lpwstr>http://zotero.org/users/local/gdKyPx5P/items/MP3H8NB2"],"itemData":{"id":63,"type":"article-journal","container-title":"The European Physical Journal C","DOI":"10.1140/epjc/s10052-020-8332-9","ISSN":"1434-6052","issue":"8","publisher":"Springer Science an</vt:lpwstr>
  </property>
  <property fmtid="{D5CDD505-2E9C-101B-9397-08002B2CF9AE}" pid="296" name="ZOTERO_BREF_rdAdfV2XsaiU_5">
    <vt:lpwstr>d Business Media LLC","title":"Testing swampland conjectures with machine learning","URL":"http://dx.doi.org/10.1140/epjc/s10052-020-8332-9","volume":"80","author":[{"family":"Bizet","given":"Nana Cabo"},{"family":"Damian","given":"Cesar"},{"family":"Loai</vt:lpwstr>
  </property>
  <property fmtid="{D5CDD505-2E9C-101B-9397-08002B2CF9AE}" pid="297" name="ZOTERO_BREF_rdAdfV2XsaiU_6">
    <vt:lpwstr>za-Brito","given":"Oscar"},{"family":"Mayorga Peña","given":"Damián Kaloni"},{"family":"Montañez-Barrera","given":"J. A."}],"issued":{"date-parts":[["2020",8]]}}}],"schema":"https://github.com/citation-style-language/schema/raw/master/csl-citation.json"}</vt:lpwstr>
  </property>
  <property fmtid="{D5CDD505-2E9C-101B-9397-08002B2CF9AE}" pid="298" name="ZOTERO_BREF_rj8GF7D9xCnp_1">
    <vt:lpwstr>ZOTERO_BIBL {"uncited":[],"omitted":[],"custom":[]} CSL_BIBLIOGRAPHY</vt:lpwstr>
  </property>
  <property fmtid="{D5CDD505-2E9C-101B-9397-08002B2CF9AE}" pid="299" name="ZOTERO_BREF_u4U7SKRSH61w_1">
    <vt:lpwstr>ZOTERO_ITEM CSL_CITATION {"citationID":"HGsetEvB","properties":{"unsorted":false,"formattedCitation":"[2]","plainCitation":"[2]","noteIndex":0},"citationItems":[{"id":"j2wGZVuv/QtflcmWw","uris":["http://zotero.org/users/local/h8ZoIbRx/items/Y337KMTR"],"it</vt:lpwstr>
  </property>
  <property fmtid="{D5CDD505-2E9C-101B-9397-08002B2CF9AE}" pid="300" name="ZOTERO_BREF_u4U7SKRSH61w_2">
    <vt:lpwstr>emData":{"id":31,"type":"article-journal","container-title":"The European Physical Journal C","DOI":"10.1140/epjc/s10052-022-11118-x","ISSN":"1434-6052","issue":"12","publisher":"Springer Science and Business Media LLC","title":"Metastable vacua from tors</vt:lpwstr>
  </property>
  <property fmtid="{D5CDD505-2E9C-101B-9397-08002B2CF9AE}" pid="301" name="ZOTERO_BREF_u4U7SKRSH61w_3">
    <vt:lpwstr>ion and machine learning","URL":"http://dx.doi.org/10.1140/epjc/s10052-022-11118-x","volume":"82","author":[{"family":"Damian","given":"Cesar"},{"family":"Loaiza-Brito","given":"Oscar"}],"issued":{"date-parts":[["2022",12]]}}}],"schema":"https://github.co</vt:lpwstr>
  </property>
  <property fmtid="{D5CDD505-2E9C-101B-9397-08002B2CF9AE}" pid="302" name="ZOTERO_BREF_u4U7SKRSH61w_4">
    <vt:lpwstr>m/citation-style-language/schema/raw/master/csl-citation.json"}</vt:lpwstr>
  </property>
  <property fmtid="{D5CDD505-2E9C-101B-9397-08002B2CF9AE}" pid="303" name="ZOTERO_BREF_uaoSz4VP7BEZ_1">
    <vt:lpwstr>ZOTERO_ITEM CSL_CITATION {"citationID":"AUSgjHZS","properties":{"unsorted":false,"formattedCitation":"[15]","plainCitation":"[15]","noteIndex":0},"citationItems":[{"id":100,"uris":["http://zotero.org/users/local/gdKyPx5P/items/WIZKSQ7K"],"itemData":{"id":</vt:lpwstr>
  </property>
  <property fmtid="{D5CDD505-2E9C-101B-9397-08002B2CF9AE}" pid="304" name="ZOTERO_BREF_uaoSz4VP7BEZ_2">
    <vt:lpwstr>100,"type":"article-journal","container-title":"Ecological Informatics","DOI":"10.1016/j.ecoinf.2006.07.003","ISSN":"1574-9541","issue":"4","page":"355–366","publisher":"Elsevier BV","title":"A novel numerical optimization algorithm inspired from weed col</vt:lpwstr>
  </property>
  <property fmtid="{D5CDD505-2E9C-101B-9397-08002B2CF9AE}" pid="305" name="ZOTERO_BREF_uaoSz4VP7BEZ_3">
    <vt:lpwstr>onization","volume":"1","author":[{"family":"Mehrabian","given":"A.R."},{"family":"Lucas","given":"C."}],"issued":{"date-parts":[["2006",12]]}}}],"schema":"https://github.com/citation-style-language/schema/raw/master/csl-citation.json"}</vt:lpwstr>
  </property>
  <property fmtid="{D5CDD505-2E9C-101B-9397-08002B2CF9AE}" pid="306" name="ZOTERO_BREF_xP0mVYvUU8c2_1">
    <vt:lpwstr>ZOTERO_ITEM CSL_CITATION {"citationID":"X1WysBzO","properties":{"unsorted":false,"formattedCitation":"[1]","plainCitation":"[1]","noteIndex":0},"citationItems":[{"id":"2Ody79Bo/QvUxc714","uris":["http://zotero.org/users/local/h8ZoIbRx/items/Y337KMTR"],"it</vt:lpwstr>
  </property>
  <property fmtid="{D5CDD505-2E9C-101B-9397-08002B2CF9AE}" pid="307" name="ZOTERO_BREF_xP0mVYvUU8c2_2">
    <vt:lpwstr>emData":{"id":"2Ody79Bo/QvUxc714","type":"article-journal","container-title":"The European Physical Journal C","DOI":"10.1140/epjc/s10052-022-11118-x","ISSN":"1434-6052","issue":"12","publisher":"Springer Science and Business Media LLC","title":"Metastabl</vt:lpwstr>
  </property>
  <property fmtid="{D5CDD505-2E9C-101B-9397-08002B2CF9AE}" pid="308" name="ZOTERO_BREF_xP0mVYvUU8c2_3">
    <vt:lpwstr>e vacua from torsion and machine learning","URL":"http://dx.doi.org/10.1140/epjc/s10052-022-11118-x","volume":"82","author":[{"family":"Damian","given":"Cesar"},{"family":"Loaiza-Brito","given":"Oscar"}],"issued":{"date-parts":[["2022",12]]}}}],"schema":"</vt:lpwstr>
  </property>
  <property fmtid="{D5CDD505-2E9C-101B-9397-08002B2CF9AE}" pid="309" name="ZOTERO_BREF_xP0mVYvUU8c2_4">
    <vt:lpwstr>https://github.com/citation-style-language/schema/raw/master/csl-citation.json"}</vt:lpwstr>
  </property>
  <property fmtid="{D5CDD505-2E9C-101B-9397-08002B2CF9AE}" pid="310" name="ZOTERO_BREF_xwsjnHefZLiv_1">
    <vt:lpwstr>ZOTERO_ITEM CSL_CITATION {"citationID":"pdbZheN6","properties":{"unsorted":false,"formattedCitation":"[1], [2]","plainCitation":"[1], [2]","noteIndex":0},"citationItems":[{"id":63,"uris":["http://zotero.org/users/local/gdKyPx5P/items/MP3H8NB2"],"itemData"</vt:lpwstr>
  </property>
  <property fmtid="{D5CDD505-2E9C-101B-9397-08002B2CF9AE}" pid="311" name="ZOTERO_BREF_xwsjnHefZLiv_2">
    <vt:lpwstr>:{"id":63,"type":"article-journal","container-title":"The European Physical Journal C","DOI":"10.1140/epjc/s10052-020-8332-9","ISSN":"1434-6052","issue":"8","publisher":"Springer Science and Business Media LLC","title":"Testing swampland conjectures with </vt:lpwstr>
  </property>
  <property fmtid="{D5CDD505-2E9C-101B-9397-08002B2CF9AE}" pid="312" name="ZOTERO_BREF_xwsjnHefZLiv_3">
    <vt:lpwstr>machine learning","URL":"http://dx.doi.org/10.1140/epjc/s10052-020-8332-9","volume":"80","author":[{"family":"Bizet","given":"Nana Cabo"},{"family":"Damian","given":"Cesar"},{"family":"Loaiza-Brito","given":"Oscar"},{"family":"Mayorga Peña","given":"Damiá</vt:lpwstr>
  </property>
  <property fmtid="{D5CDD505-2E9C-101B-9397-08002B2CF9AE}" pid="313" name="ZOTERO_BREF_xwsjnHefZLiv_4">
    <vt:lpwstr>n Kaloni"},{"family":"Montañez-Barrera","given":"J. A."}],"issued":{"date-parts":[["2020",8]]}}},{"id":"kERBtyO1/8BZeUYWn","uris":["http://zotero.org/users/local/h8ZoIbRx/items/Y337KMTR"],"itemData":{"id":"j2wGZVuv/QtflcmWw","type":"article-journal","cont</vt:lpwstr>
  </property>
  <property fmtid="{D5CDD505-2E9C-101B-9397-08002B2CF9AE}" pid="314" name="ZOTERO_BREF_xwsjnHefZLiv_5">
    <vt:lpwstr>ainer-title":"The European Physical Journal C","DOI":"10.1140/epjc/s10052-022-11118-x","ISSN":"1434-6052","issue":"12","publisher":"Springer Science and Business Media LLC","title":"Metastable vacua from torsion and machine learning","URL":"http://dx.doi.</vt:lpwstr>
  </property>
  <property fmtid="{D5CDD505-2E9C-101B-9397-08002B2CF9AE}" pid="315" name="ZOTERO_BREF_xwsjnHefZLiv_6">
    <vt:lpwstr>org/10.1140/epjc/s10052-022-11118-x","volume":"82","author":[{"family":"Damian","given":"Cesar"},{"family":"Loaiza-Brito","given":"Oscar"}],"issued":{"date-parts":[["2022",12]]}}}],"schema":"https://github.com/citation-style-language/schema/raw/master/csl</vt:lpwstr>
  </property>
  <property fmtid="{D5CDD505-2E9C-101B-9397-08002B2CF9AE}" pid="316" name="ZOTERO_BREF_xwsjnHefZLiv_7">
    <vt:lpwstr>-citation.json"}</vt:lpwstr>
  </property>
  <property fmtid="{D5CDD505-2E9C-101B-9397-08002B2CF9AE}" pid="317" name="ZOTERO_BREF_ydWhWXTiizRq_1">
    <vt:lpwstr>ZOTERO_ITEM CSL_CITATION {"citationID":"xkH8fllj","properties":{"unsorted":false,"formattedCitation":"[2]","plainCitation":"[2]","noteIndex":0},"citationItems":[{"id":"kERBtyO1/8BZeUYWn","uris":["http://zotero.org/users/local/h8ZoIbRx/items/Y337KMTR"],"it</vt:lpwstr>
  </property>
  <property fmtid="{D5CDD505-2E9C-101B-9397-08002B2CF9AE}" pid="318" name="ZOTERO_BREF_ydWhWXTiizRq_2">
    <vt:lpwstr>emData":{"id":"j2wGZVuv/QtflcmWw","type":"article-journal","container-title":"The European Physical Journal C","DOI":"10.1140/epjc/s10052-022-11118-x","ISSN":"1434-6052","issue":"12","publisher":"Springer Science and Business Media LLC","title":"Metastabl</vt:lpwstr>
  </property>
  <property fmtid="{D5CDD505-2E9C-101B-9397-08002B2CF9AE}" pid="319" name="ZOTERO_BREF_ydWhWXTiizRq_3">
    <vt:lpwstr>e vacua from torsion and machine learning","URL":"http://dx.doi.org/10.1140/epjc/s10052-022-11118-x","volume":"82","author":[{"family":"Damian","given":"Cesar"},{"family":"Loaiza-Brito","given":"Oscar"}],"issued":{"date-parts":[["2022",12]]}}}],"schema":"</vt:lpwstr>
  </property>
  <property fmtid="{D5CDD505-2E9C-101B-9397-08002B2CF9AE}" pid="320" name="ZOTERO_BREF_ydWhWXTiizRq_4">
    <vt:lpwstr>https://github.com/citation-style-language/schema/raw/master/csl-citation.json"}</vt:lpwstr>
  </property>
  <property fmtid="{D5CDD505-2E9C-101B-9397-08002B2CF9AE}" pid="321" name="ZOTERO_BREF_yusqphSSjhHl_1">
    <vt:lpwstr>ZOTERO_ITEM CSL_CITATION {"citationID":"ysGO9ixp","properties":{"unsorted":false,"formattedCitation":"[2]","plainCitation":"[2]","noteIndex":0},"citationItems":[{"id":"kERBtyO1/8BZeUYWn","uris":["http://zotero.org/users/local/h8ZoIbRx/items/Y337KMTR"],"it</vt:lpwstr>
  </property>
  <property fmtid="{D5CDD505-2E9C-101B-9397-08002B2CF9AE}" pid="322" name="ZOTERO_BREF_yusqphSSjhHl_2">
    <vt:lpwstr>emData":{"id":"kERBtyO1/8BZeUYWn","type":"article-journal","container-title":"The European Physical Journal C","DOI":"10.1140/epjc/s10052-022-11118-x","ISSN":"1434-6052","issue":"12","publisher":"Springer Science and Business Media LLC","title":"Metastabl</vt:lpwstr>
  </property>
  <property fmtid="{D5CDD505-2E9C-101B-9397-08002B2CF9AE}" pid="323" name="ZOTERO_BREF_yusqphSSjhHl_3">
    <vt:lpwstr>e vacua from torsion and machine learning","URL":"http://dx.doi.org/10.1140/epjc/s10052-022-11118-x","volume":"82","author":[{"family":"Damian","given":"Cesar"},{"family":"Loaiza-Brito","given":"Oscar"}],"issued":{"date-parts":[["2022",12]]}}}],"schema":"</vt:lpwstr>
  </property>
  <property fmtid="{D5CDD505-2E9C-101B-9397-08002B2CF9AE}" pid="324" name="ZOTERO_BREF_yusqphSSjhHl_4">
    <vt:lpwstr>https://github.com/citation-style-language/schema/raw/master/csl-citation.json"}</vt:lpwstr>
  </property>
  <property fmtid="{D5CDD505-2E9C-101B-9397-08002B2CF9AE}" pid="325" name="ZOTERO_BREF_zr035XwUXKpO_1">
    <vt:lpwstr>ZOTERO_ITEM CSL_CITATION {"citationID":"Uu5zb6Le","properties":{"unsorted":false,"formattedCitation":"[10]","plainCitation":"[10]","noteIndex":0},"citationItems":[{"id":104,"uris":["http://zotero.org/users/local/gdKyPx5P/items/SU3S5VM8"],"itemData":{"id":</vt:lpwstr>
  </property>
  <property fmtid="{D5CDD505-2E9C-101B-9397-08002B2CF9AE}" pid="326" name="ZOTERO_BREF_zr035XwUXKpO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327" name="ZOTERO_BREF_zr035XwUXKpO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328" name="ZOTERO_BREF_zr035XwUXKpO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329" name="ZOTERO_BREF_zr035XwUXKpO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330" name="ZOTERO_BREF_zr035XwUXKpO_6">
    <vt:lpwstr>:"Marquez-Salazar","given":"Brandon"},{"family":"Damian","given":"Cesar"},{"family":"Diaz-Pacheco","given":"Angel"}],"issued":{"date-parts":[["2026"]]}}}],"schema":"https://github.com/citation-style-language/schema/raw/master/csl-citation.json"}</vt:lpwstr>
  </property>
  <property fmtid="{D5CDD505-2E9C-101B-9397-08002B2CF9AE}" pid="331" name="ZOTERO_PREF_1">
    <vt:lpwstr>&lt;data data-version="3" zotero-version="9.0.6"&gt;&lt;session id="kERBtyO1"/&gt;&lt;style id="http://www.zotero.org/styles/ieee" locale="en-US" hasBibliography="1" bibliographyStyleHasBeenSet="1"/&gt;&lt;prefs&gt;&lt;pref name="fieldType" value="Bookmark"/&gt;&lt;pref name="automaticJo</vt:lpwstr>
  </property>
  <property fmtid="{D5CDD505-2E9C-101B-9397-08002B2CF9AE}" pid="332" name="ZOTERO_PREF_2">
    <vt:lpwstr>urnalAbbreviations" value="true"/&gt;&lt;/prefs&gt;&lt;/data&gt;</vt:lpwstr>
  </property>
</Properties>
</file>