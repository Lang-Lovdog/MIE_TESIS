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uppressAutoHyphens w:val="true"/>
        <w:bidi w:val="0"/>
        <w:spacing w:lineRule="auto" w:line="259" w:before="0" w:after="160"/>
        <w:ind w:hanging="0" w:left="0" w:right="0"/>
        <w:jc w:val="center"/>
        <w:rPr>
          <w:lang w:val="en-GB" w:eastAsia="en-US" w:bidi="ar-SA"/>
        </w:rPr>
      </w:pPr>
      <w:r>
        <w:rPr>
          <w:rFonts w:cs="Times New Roman" w:ascii="Times New Roman" w:hAnsi="Times New Roman"/>
          <w:b/>
          <w:sz w:val="28"/>
          <w:lang w:val="en-GB" w:eastAsia="en-US" w:bidi="ar-SA"/>
        </w:rPr>
        <w:t>Particles and Weed into the Swampland: Testing Metaheuristics Ability for Vacua Search in String Theory</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701" w:right="1701" w:gutter="0" w:header="708" w:top="1417" w:footer="708" w:bottom="1417"/>
          <w:pgNumType w:start="3" w:fmt="decimal"/>
          <w:formProt w:val="false"/>
          <w:titlePg/>
          <w:textDirection w:val="lrTb"/>
          <w:docGrid w:type="default" w:linePitch="360" w:charSpace="0"/>
        </w:sectPr>
      </w:pPr>
    </w:p>
    <w:p>
      <w:pPr>
        <w:pStyle w:val="Normal"/>
        <w:spacing w:before="360" w:after="40"/>
        <w:jc w:val="center"/>
        <w:rPr>
          <w:sz w:val="24"/>
        </w:rPr>
      </w:pPr>
      <w:r>
        <w:rPr>
          <w:sz w:val="24"/>
        </w:rPr>
        <w:t>Brandon Marquez Salazar</w:t>
      </w:r>
      <w:r>
        <w:rPr>
          <w:sz w:val="24"/>
          <w:vertAlign w:val="superscript"/>
        </w:rPr>
        <w:t>1</w:t>
      </w:r>
      <w:r>
        <w:rPr>
          <w:sz w:val="24"/>
        </w:rPr>
        <w:t>, César Eduardo Damián Ascencio</w:t>
      </w:r>
      <w:r>
        <w:rPr>
          <w:sz w:val="24"/>
          <w:vertAlign w:val="superscript"/>
        </w:rPr>
        <w:t>1</w:t>
      </w:r>
      <w:r>
        <w:rPr>
          <w:sz w:val="24"/>
        </w:rPr>
        <w:t>, Ángel Díaz Pacheco</w:t>
      </w:r>
      <w:r>
        <w:rPr>
          <w:sz w:val="24"/>
          <w:vertAlign w:val="superscript"/>
        </w:rPr>
        <w:t>1</w:t>
      </w:r>
    </w:p>
    <w:p>
      <w:pPr>
        <w:pStyle w:val="Normal"/>
        <w:jc w:val="center"/>
        <w:rPr>
          <w:sz w:val="24"/>
        </w:rPr>
      </w:pPr>
      <w:r>
        <w:rPr>
          <w:sz w:val="24"/>
          <w:vertAlign w:val="superscript"/>
        </w:rPr>
        <w:t>1</w:t>
      </w:r>
      <w:r>
        <w:rPr>
          <w:sz w:val="24"/>
        </w:rPr>
        <w:t>División de Ingenierías Campus Irapuato–Salamanca, Universidad de Guanajuato. Carretera Salamanca - Valle de Santiago Km. 3.5 + 1.8; Comunidad de Palo Blanco; Salamanca, Guanajuato, México.</w:t>
      </w:r>
    </w:p>
    <w:p>
      <w:pPr>
        <w:pStyle w:val="Normal"/>
        <w:jc w:val="center"/>
        <w:rPr>
          <w:sz w:val="24"/>
        </w:rPr>
      </w:pPr>
      <w:r>
        <w:rPr>
          <w:sz w:val="24"/>
          <w:lang w:val="en-GB" w:eastAsia="en-US" w:bidi="ar-SA"/>
        </w:rPr>
        <w:t>b.marquezsalazar@ugto.mx, angel.diaz@ugto.mx, cesar.damian@ugto.mx</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Normal"/>
        <w:ind w:hanging="0" w:left="0" w:right="0"/>
        <w:jc w:val="center"/>
        <w:rPr>
          <w:lang w:val="en-GB"/>
        </w:rPr>
      </w:pPr>
      <w:r>
        <w:rPr>
          <w:rFonts w:cs="Times New Roman" w:ascii="Times New Roman" w:hAnsi="Times New Roman"/>
          <w:b/>
          <w:sz w:val="24"/>
          <w:lang w:val="en-GB"/>
        </w:rPr>
        <w:t>Abstract</w:t>
      </w:r>
    </w:p>
    <w:p>
      <w:pPr>
        <w:pStyle w:val="Normal"/>
        <w:ind w:hanging="0" w:left="0" w:right="0"/>
        <w:jc w:val="both"/>
        <w:rPr/>
      </w:pPr>
      <w:r>
        <w:rPr>
          <w:rStyle w:val="tlid-translation"/>
          <w:lang w:val="en-GB"/>
        </w:rPr>
        <w:t>String theory, born within the realm of high energy physics, has this major problem, which the Swampland conjectures had pronounced: it can predict well, but given the enormous amount of predicted vacua—most of them not satisfactory—, the need for a methodological search arose.</w:t>
      </w:r>
      <w:r>
        <w:rPr>
          <w:rStyle w:val="tlid-translation"/>
          <w:rFonts w:eastAsia="Calibri" w:cs="Tahoma"/>
          <w:b/>
          <w:bCs/>
          <w:color w:val="auto"/>
          <w:sz w:val="22"/>
          <w:lang w:val="en-GB" w:eastAsia="en-US" w:bidi="ar-SA"/>
        </w:rPr>
        <w:t xml:space="preserve">   </w:t>
      </w:r>
      <w:r>
        <w:rPr>
          <w:rStyle w:val="tlid-translation"/>
          <w:lang w:val="en-GB"/>
        </w:rPr>
        <w:t>Past researches used traditional gradient</w:t>
      </w:r>
      <w:r>
        <w:rPr>
          <w:rStyle w:val="tlid-translation"/>
          <w:rFonts w:eastAsia="Calibri" w:cs="Tahoma"/>
          <w:color w:val="auto"/>
          <w:kern w:val="0"/>
          <w:sz w:val="22"/>
          <w:szCs w:val="22"/>
          <w:lang w:val="es-MX" w:eastAsia="en-US" w:bidi="ar-SA"/>
        </w:rPr>
        <w:t>—</w:t>
      </w:r>
      <w:r>
        <w:rPr>
          <w:rStyle w:val="tlid-translation"/>
          <w:rFonts w:eastAsia="Calibri" w:cs="Tahoma"/>
          <w:color w:val="auto"/>
          <w:kern w:val="0"/>
          <w:sz w:val="22"/>
          <w:szCs w:val="22"/>
          <w:lang w:val="en-GB" w:eastAsia="en-US" w:bidi="ar-SA"/>
        </w:rPr>
        <w:t>based and sampling</w:t>
      </w:r>
      <w:r>
        <w:rPr>
          <w:rStyle w:val="tlid-translation"/>
          <w:rFonts w:eastAsia="Calibri" w:cs="Tahoma"/>
          <w:color w:val="auto"/>
          <w:kern w:val="0"/>
          <w:sz w:val="22"/>
          <w:szCs w:val="22"/>
          <w:lang w:val="es-MX" w:eastAsia="en-US" w:bidi="ar-SA"/>
        </w:rPr>
        <w:t>—</w:t>
      </w:r>
      <w:r>
        <w:rPr>
          <w:rStyle w:val="tlid-translation"/>
          <w:rFonts w:eastAsia="Calibri" w:cs="Tahoma"/>
          <w:color w:val="auto"/>
          <w:kern w:val="0"/>
          <w:sz w:val="22"/>
          <w:szCs w:val="22"/>
          <w:lang w:val="en-GB" w:eastAsia="en-US" w:bidi="ar-SA"/>
        </w:rPr>
        <w:t>based methods whose results were limited but not faulty. Recent researches focused on Metaheuristic algorithms</w:t>
      </w:r>
      <w:r>
        <w:rPr>
          <w:rStyle w:val="tlid-translation"/>
          <w:rFonts w:eastAsia="Calibri" w:cs="Tahoma"/>
          <w:color w:val="auto"/>
          <w:kern w:val="0"/>
          <w:sz w:val="22"/>
          <w:szCs w:val="22"/>
          <w:lang w:val="es-MX" w:eastAsia="en-US" w:bidi="ar-SA"/>
        </w:rPr>
        <w:t>—</w:t>
      </w:r>
      <w:r>
        <w:rPr>
          <w:rStyle w:val="tlid-translation"/>
          <w:rFonts w:eastAsia="Calibri" w:cs="Tahoma"/>
          <w:color w:val="auto"/>
          <w:kern w:val="0"/>
          <w:sz w:val="22"/>
          <w:szCs w:val="22"/>
          <w:lang w:val="en-GB" w:eastAsia="en-US" w:bidi="ar-SA"/>
        </w:rPr>
        <w:t>mainly genetic ones</w:t>
      </w:r>
      <w:r>
        <w:rPr>
          <w:rStyle w:val="tlid-translation"/>
          <w:rFonts w:eastAsia="Calibri" w:cs="Tahoma"/>
          <w:color w:val="auto"/>
          <w:kern w:val="0"/>
          <w:sz w:val="22"/>
          <w:szCs w:val="22"/>
          <w:lang w:val="es-MX" w:eastAsia="en-US" w:bidi="ar-SA"/>
        </w:rPr>
        <w:t>—</w:t>
      </w:r>
      <w:r>
        <w:rPr>
          <w:rStyle w:val="tlid-translation"/>
          <w:rFonts w:eastAsia="Calibri" w:cs="Tahoma"/>
          <w:color w:val="auto"/>
          <w:kern w:val="0"/>
          <w:sz w:val="22"/>
          <w:szCs w:val="22"/>
          <w:lang w:val="en-GB" w:eastAsia="en-US" w:bidi="ar-SA"/>
        </w:rPr>
        <w:t>as an option for exploring the landscape. As a result, new configurations were discovered, and  the resulting points of interest increased in number.</w:t>
      </w:r>
    </w:p>
    <w:p>
      <w:pPr>
        <w:pStyle w:val="Normal"/>
        <w:bidi w:val="0"/>
        <w:ind w:hanging="0" w:left="0" w:right="0"/>
        <w:jc w:val="both"/>
        <w:rPr/>
      </w:pPr>
      <w:r>
        <w:rPr>
          <w:rStyle w:val="tlid-translation"/>
          <w:lang w:val="en-GB"/>
        </w:rPr>
        <w:t xml:space="preserve">This work aims to follow the metaheuristics way with the question: are there better algorithms for this problem? So, this approach involves two new </w:t>
      </w:r>
      <w:r>
        <w:rPr>
          <w:rStyle w:val="tlid-translation"/>
          <w:rFonts w:eastAsia="Calibri" w:cs="Tahoma"/>
          <w:color w:val="auto"/>
          <w:kern w:val="0"/>
          <w:sz w:val="22"/>
          <w:szCs w:val="22"/>
          <w:lang w:val="es-MX" w:eastAsia="en-US" w:bidi="ar-SA"/>
        </w:rPr>
        <w:t>—</w:t>
      </w:r>
      <w:r>
        <w:rPr>
          <w:rStyle w:val="tlid-translation"/>
          <w:rFonts w:eastAsia="Calibri" w:cs="Tahoma"/>
          <w:color w:val="auto"/>
          <w:kern w:val="0"/>
          <w:sz w:val="22"/>
          <w:szCs w:val="22"/>
          <w:lang w:val="en-GB" w:eastAsia="en-US" w:bidi="ar-SA"/>
        </w:rPr>
        <w:t>in this research line</w:t>
      </w:r>
      <w:r>
        <w:rPr>
          <w:rStyle w:val="tlid-translation"/>
          <w:rFonts w:eastAsia="Calibri" w:cs="Tahoma"/>
          <w:color w:val="auto"/>
          <w:kern w:val="0"/>
          <w:sz w:val="22"/>
          <w:szCs w:val="22"/>
          <w:lang w:val="es-MX" w:eastAsia="en-US" w:bidi="ar-SA"/>
        </w:rPr>
        <w:t>—</w:t>
      </w:r>
      <w:r>
        <w:rPr>
          <w:rStyle w:val="tlid-translation"/>
          <w:rFonts w:eastAsia="Calibri" w:cs="Tahoma"/>
          <w:color w:val="auto"/>
          <w:kern w:val="0"/>
          <w:sz w:val="22"/>
          <w:szCs w:val="22"/>
          <w:lang w:val="en-GB" w:eastAsia="en-US" w:bidi="ar-SA"/>
        </w:rPr>
        <w:t xml:space="preserve"> algos: Adaptive Inertia Weight Particle Swarm Optimisation (AIW-PSO) and Invasive Weed Optimisation (IWO). Both population-based, both very different paradigms on a previously formulated effective potential within the II-B string theory.</w:t>
      </w:r>
      <w:r>
        <w:rPr>
          <w:rStyle w:val="tlid-translation"/>
          <w:lang w:val="en-GB"/>
        </w:rPr>
        <w:t xml:space="preserve"> The performance here is assessed using an evenly-weighed </w:t>
      </w:r>
      <w:r>
        <w:rPr>
          <w:rStyle w:val="tlid-translation"/>
          <w:rFonts w:eastAsia="Calibri" w:cs="Tahoma"/>
          <w:color w:val="auto"/>
          <w:kern w:val="0"/>
          <w:sz w:val="22"/>
          <w:szCs w:val="22"/>
          <w:lang w:val="en-GB" w:eastAsia="en-US" w:bidi="ar-SA"/>
        </w:rPr>
        <w:t>Borda</w:t>
      </w:r>
      <w:r>
        <w:rPr>
          <w:rStyle w:val="tlid-translation"/>
          <w:lang w:val="en-GB"/>
        </w:rPr>
        <w:t xml:space="preserve"> evaluation with 4 statistical</w:t>
        <w:noBreakHyphen/>
        <w:t>moments of the results distribution(</w:t>
      </w:r>
      <w:r>
        <w:rPr/>
      </w:r>
      <m:oMath xmlns:m="http://schemas.openxmlformats.org/officeDocument/2006/math">
        <m:sSub>
          <m:e>
            <m:r>
              <w:rPr>
                <w:rFonts w:ascii="Cambria Math" w:hAnsi="Cambria Math"/>
              </w:rPr>
              <m:t xml:space="preserve">V</m:t>
            </m:r>
          </m:e>
          <m:sub>
            <m:r>
              <m:rPr>
                <m:lit/>
                <m:nor/>
              </m:rPr>
              <w:rPr>
                <w:rFonts w:ascii="Cambria Math" w:hAnsi="Cambria Math"/>
              </w:rPr>
              <m:t xml:space="preserve">eff</m:t>
            </m:r>
          </m:sub>
        </m:sSub>
        <m:r>
          <w:rPr>
            <w:rFonts w:ascii="Cambria Math" w:hAnsi="Cambria Math"/>
          </w:rPr>
          <m:t xml:space="preserve">,</m:t>
        </m:r>
        <m:r>
          <w:rPr>
            <w:rFonts w:ascii="Cambria Math" w:hAnsi="Cambria Math"/>
          </w:rPr>
          <m:t xml:space="preserve">F</m:t>
        </m:r>
      </m:oMath>
      <w:r>
        <w:rPr>
          <w:rStyle w:val="tlid-translation"/>
          <w:lang w:val="en-GB"/>
        </w:rPr>
        <w:t>).</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Normal"/>
        <w:rPr>
          <w:lang w:val="en-US"/>
        </w:rPr>
      </w:pPr>
      <w:r>
        <w:rPr>
          <w:lang w:val="en-US"/>
        </w:rPr>
        <w:t>_____________________</w:t>
      </w:r>
    </w:p>
    <w:p>
      <w:pPr>
        <w:pStyle w:val="Normal"/>
        <w:ind w:hanging="0" w:left="0" w:right="0"/>
        <w:jc w:val="both"/>
        <w:rPr>
          <w:sz w:val="20"/>
          <w:lang w:val="en-US"/>
        </w:rPr>
      </w:pPr>
      <w:r>
        <w:rPr>
          <w:sz w:val="20"/>
          <w:lang w:val="en-US"/>
        </w:rPr>
        <w:t>Keywords and phrases: String Theory, Swampland, Bio</w:t>
        <w:noBreakHyphen/>
        <w:t>Inspired Algorithms, Nature</w:t>
        <w:noBreakHyphen/>
        <w:t xml:space="preserve">Inspired Algorithms, Metaheuristics, Optimisation, No Free Lunch Theorem, PSO, IWO, </w:t>
      </w:r>
      <w:r>
        <w:rPr>
          <w:rFonts w:eastAsia="Calibri" w:cs="Tahoma"/>
          <w:color w:val="auto"/>
          <w:kern w:val="0"/>
          <w:sz w:val="20"/>
          <w:szCs w:val="22"/>
          <w:lang w:val="en-US" w:eastAsia="en-US" w:bidi="ar-SA"/>
        </w:rPr>
        <w:t>Borda</w:t>
      </w:r>
    </w:p>
    <w:p>
      <w:pPr>
        <w:pStyle w:val="Normal"/>
        <w:rPr>
          <w:sz w:val="20"/>
          <w:lang w:val="en-US"/>
        </w:rPr>
      </w:pPr>
      <w:r>
        <w:rPr>
          <w:sz w:val="20"/>
          <w:lang w:val="en-US"/>
        </w:rPr>
        <w:t xml:space="preserve">2020 Mathematics Subject Classification: 68N01 </w:t>
      </w:r>
    </w:p>
    <w:p>
      <w:pPr>
        <w:pStyle w:val="Normal"/>
        <w:rPr>
          <w:lang w:val="es-ES_tradnl"/>
        </w:rPr>
      </w:pPr>
      <w:r>
        <w:rPr>
          <w:lang w:val="es-ES_tradnl"/>
        </w:rPr>
        <w:t>_____________________</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ind w:hanging="0" w:left="0" w:right="0"/>
        <w:rPr/>
      </w:pPr>
      <w:r>
        <w:rPr/>
        <w:t>Introduction</w:t>
      </w:r>
    </w:p>
    <w:p>
      <w:pPr>
        <w:pStyle w:val="BodyText"/>
        <w:rPr>
          <w:del w:id="4" w:author="Brandon Marquez Salazar" w:date="2026-09-20T22:19:45Z"/>
        </w:rPr>
      </w:pPr>
      <w:r>
        <w:rPr>
          <w:rStyle w:val="tlid-translation"/>
          <w:lang w:val="en-GB" w:eastAsia="en-US" w:bidi="ar-SA"/>
        </w:rPr>
        <w:t xml:space="preserve">There are several problems that cannot be easily solved by analytical methods or deterministic numerical algorithms due to their inherent complexity or their capricious, unpredictable behaviour⁠—⁠i.e., non-convex, rugged geometric landscapes. In the field of string theory, mathematical models predict an extensive landscape of possible universe configurations which, in most cases, do not correspond to our own⁠—⁠namely, those that are tachyonic or exhibit extreme potential energy values. Thus, many approaches in this field now involve artificial intelligence and machine learning frameworks </w:t>
      </w:r>
      <w:bookmarkStart w:id="0" w:name="ZOTERO_BREF_kDDN8IBFn3lH"/>
      <w:r>
        <w:rPr>
          <w:rStyle w:val="tlid-translation"/>
          <w:lang w:val="en-GB" w:eastAsia="en-US" w:bidi="ar-SA"/>
        </w:rPr>
        <w:t>[1], [2], [3], [4], [5]</w:t>
      </w:r>
      <w:bookmarkEnd w:id="0"/>
      <w:r>
        <w:rPr>
          <w:rStyle w:val="tlid-translation"/>
          <w:lang w:val="en-GB" w:eastAsia="en-US" w:bidi="ar-SA"/>
        </w:rPr>
        <w:t>.</w:t>
      </w:r>
      <w:del w:id="0" w:author="Brandon Marquez Salazar" w:date="2026-09-20T22:19:45Z">
        <w:r>
          <w:rPr>
            <w:rStyle w:val="tlid-translation"/>
            <w:b/>
            <w:lang w:val="en-GB" w:eastAsia="en-US" w:bidi="ar-SA"/>
          </w:rPr>
          <w:delText>Conclusión:</w:delText>
        </w:r>
      </w:del>
      <w:del w:id="1" w:author="Brandon Marquez Salazar" w:date="2026-09-20T22:19:45Z">
        <w:r>
          <w:rPr>
            <w:rStyle w:val="tlid-translation"/>
            <w:lang w:val="en-GB" w:eastAsia="en-US" w:bidi="ar-SA"/>
          </w:rPr>
          <w:delText xml:space="preserve"> La hoja editada demuestra que no necesitabas "reescribir desde cero", sino </w:delText>
        </w:r>
      </w:del>
      <w:del w:id="2" w:author="Brandon Marquez Salazar" w:date="2026-09-20T22:19:45Z">
        <w:r>
          <w:rPr>
            <w:rStyle w:val="tlid-translation"/>
            <w:b/>
            <w:lang w:val="en-GB" w:eastAsia="en-US" w:bidi="ar-SA"/>
          </w:rPr>
          <w:delText>despojar al texto de la capa de barniz comercial que la IA le había superpuesto</w:delText>
        </w:r>
      </w:del>
      <w:del w:id="3" w:author="Brandon Marquez Salazar" w:date="2026-09-20T22:19:45Z">
        <w:r>
          <w:rPr>
            <w:rStyle w:val="tlid-translation"/>
            <w:lang w:val="en-GB" w:eastAsia="en-US" w:bidi="ar-SA"/>
          </w:rPr>
          <w:delText>. El resultado es un borrador limpio, intelectualmente honesto y completamente blindado contra el escrutinio algorítmico del congreso.</w:delText>
        </w:r>
      </w:del>
    </w:p>
    <w:p>
      <w:pPr>
        <w:pStyle w:val="BodyText"/>
        <w:widowControl/>
        <w:suppressAutoHyphens w:val="true"/>
        <w:overflowPunct w:val="true"/>
        <w:bidi w:val="0"/>
        <w:spacing w:lineRule="auto" w:line="259" w:before="0" w:after="159"/>
        <w:ind w:hanging="0" w:left="0" w:right="0"/>
        <w:jc w:val="both"/>
        <w:rPr>
          <w:rStyle w:val="tlid-translation"/>
          <w:lang w:val="en-GB" w:eastAsia="en-US" w:bidi="ar-SA"/>
        </w:rPr>
      </w:pPr>
      <w:r>
        <w:rPr>
          <w:lang w:val="en-GB" w:eastAsia="en-US" w:bidi="ar-SA"/>
        </w:rPr>
      </w:r>
    </w:p>
    <w:p>
      <w:pPr>
        <w:pStyle w:val="BodyText"/>
        <w:rPr/>
      </w:pPr>
      <w:r>
        <w:rPr/>
        <w:t>Navigation of extensive string landscapes remains a challenge for identifying stable vacua within the swampland program. This benchmark evaluates optimisation algorithms using three descriptors: statistical moments of the effective potential (</w:t>
      </w:r>
      <w:r>
        <w:rPr/>
      </w:r>
      <m:oMath xmlns:m="http://schemas.openxmlformats.org/officeDocument/2006/math">
        <m:sSub>
          <m:e>
            <m:r>
              <w:rPr>
                <w:rFonts w:ascii="Cambria Math" w:hAnsi="Cambria Math"/>
              </w:rPr>
              <m:t xml:space="preserve">V</m:t>
            </m:r>
          </m:e>
          <m:sub>
            <m:r>
              <m:rPr>
                <m:lit/>
                <m:nor/>
              </m:rPr>
              <w:rPr>
                <w:rFonts w:ascii="Cambria Math" w:hAnsi="Cambria Math"/>
              </w:rPr>
              <m:t xml:space="preserve">eff</m:t>
            </m:r>
          </m:sub>
        </m:sSub>
      </m:oMath>
      <w:r>
        <w:rPr/>
        <w:t xml:space="preserve">), convergence of an </w:t>
      </w:r>
      <w:r>
        <w:rPr/>
      </w:r>
      <m:oMath xmlns:m="http://schemas.openxmlformats.org/officeDocument/2006/math">
        <m:sSub>
          <m:e>
            <m:r>
              <w:rPr>
                <w:rFonts w:ascii="Cambria Math" w:hAnsi="Cambria Math"/>
              </w:rPr>
              <m:t xml:space="preserve">V</m:t>
            </m:r>
          </m:e>
          <m:sub>
            <m:r>
              <m:rPr>
                <m:lit/>
                <m:nor/>
              </m:rPr>
              <w:rPr>
                <w:rFonts w:ascii="Cambria Math" w:hAnsi="Cambria Math"/>
              </w:rPr>
              <m:t xml:space="preserve">eff</m:t>
            </m:r>
          </m:sub>
        </m:sSub>
      </m:oMath>
      <w:r>
        <w:rPr/>
        <w:noBreakHyphen/>
        <w:t>derived fitness function, and success ratios of stable vacua⁠—⁠both globally and within de Sitter (dS) points. To account for non</w:t>
        <w:noBreakHyphen/>
        <w:t xml:space="preserve">transitive performance criteria, an evenly weighted Borda rank </w:t>
      </w:r>
      <w:bookmarkStart w:id="1" w:name="ZOTERO_BREF_likrLZmSa5dJ"/>
      <w:r>
        <w:rPr/>
        <w:t>[6]</w:t>
      </w:r>
      <w:bookmarkEnd w:id="1"/>
      <w:r>
        <w:rPr/>
        <w:t xml:space="preserve"> is applied</w:t>
      </w:r>
      <w:r>
        <w:rPr>
          <w:rFonts w:eastAsia="SimSun" w:cs="Times New Roman"/>
          <w:color w:val="auto"/>
          <w:spacing w:val="-1"/>
          <w:kern w:val="0"/>
          <w:sz w:val="22"/>
          <w:szCs w:val="20"/>
          <w:lang w:val="en-GB" w:eastAsia="en-US" w:bidi="ar-SA"/>
        </w:rPr>
        <w:t>—</w:t>
      </w:r>
      <w:r>
        <w:rPr/>
        <w:t>with a deliberate bias toward dS vacua for phenomenological requirements of the swampland program necessitated in this line of research.</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ind w:hanging="0" w:left="0" w:right="0"/>
        <w:rPr/>
      </w:pPr>
      <w:r>
        <w:rPr/>
        <w:t xml:space="preserve"> </w:t>
      </w:r>
      <w:r>
        <w:rPr/>
        <w:t>Theoretical Framework and State of the Art</w:t>
      </w:r>
    </w:p>
    <w:p>
      <w:pPr>
        <w:pStyle w:val="Heading3"/>
        <w:spacing w:lineRule="auto" w:line="259" w:before="0" w:after="160"/>
        <w:ind w:hanging="0" w:left="0" w:right="0"/>
        <w:jc w:val="both"/>
        <w:rPr>
          <w:rFonts w:ascii="Calibri" w:hAnsi="Calibri" w:eastAsia="Calibri"/>
          <w:sz w:val="22"/>
          <w:szCs w:val="22"/>
          <w:lang w:val="en-GB" w:eastAsia="en-US" w:bidi="ar-SA"/>
        </w:rPr>
      </w:pPr>
      <w:r>
        <w:rPr>
          <w:rFonts w:eastAsia="Calibri"/>
          <w:sz w:val="22"/>
          <w:szCs w:val="22"/>
          <w:lang w:val="en-GB" w:eastAsia="en-US" w:bidi="ar-SA"/>
        </w:rPr>
        <w:t>Genetic Algorithms in the String Landscape</w:t>
      </w:r>
    </w:p>
    <w:p>
      <w:pPr>
        <w:pStyle w:val="BodyText"/>
        <w:rPr/>
      </w:pPr>
      <w:r>
        <w:rPr>
          <w:rFonts w:eastAsia="Calibri" w:cs="Tahoma"/>
          <w:sz w:val="22"/>
          <w:szCs w:val="22"/>
          <w:lang w:val="en-GB" w:eastAsia="en-US" w:bidi="ar-SA"/>
        </w:rPr>
        <w:t xml:space="preserve">A first approach can be found within the work of Abel and Rizos </w:t>
      </w:r>
      <w:bookmarkStart w:id="2" w:name="ZOTERO_BREF_MO1WFfEZ7awn"/>
      <w:r>
        <w:rPr>
          <w:rFonts w:eastAsia="Calibri" w:cs="Tahoma"/>
          <w:sz w:val="22"/>
          <w:szCs w:val="22"/>
          <w:lang w:val="en-GB" w:eastAsia="en-US" w:bidi="ar-SA"/>
        </w:rPr>
        <w:t>[7]</w:t>
      </w:r>
      <w:bookmarkEnd w:id="2"/>
      <w:r>
        <w:rPr>
          <w:rFonts w:eastAsia="Calibri" w:cs="Tahoma"/>
          <w:sz w:val="22"/>
          <w:szCs w:val="22"/>
          <w:lang w:val="en-GB" w:eastAsia="en-US" w:bidi="ar-SA"/>
        </w:rPr>
        <w:t xml:space="preserve"> where genetic algorithms were applied to explore string search spaces of </w:t>
      </w:r>
      <w:r>
        <w:rPr/>
      </w:r>
      <m:oMath xmlns:m="http://schemas.openxmlformats.org/officeDocument/2006/math">
        <m:sSup>
          <m:e>
            <m:r>
              <w:rPr>
                <w:rFonts w:ascii="Cambria Math" w:hAnsi="Cambria Math"/>
              </w:rPr>
              <m:t xml:space="preserve">2</m:t>
            </m:r>
          </m:e>
          <m:sup>
            <m:r>
              <w:rPr>
                <w:rFonts w:ascii="Cambria Math" w:hAnsi="Cambria Math"/>
              </w:rPr>
              <m:t xml:space="preserve">51</m:t>
            </m:r>
          </m:sup>
        </m:sSup>
      </m:oMath>
      <w:r>
        <w:rPr>
          <w:rFonts w:eastAsia="Calibri" w:cs="Tahoma"/>
          <w:sz w:val="22"/>
          <w:szCs w:val="22"/>
          <w:lang w:val="en-GB" w:eastAsia="en-US" w:bidi="ar-SA"/>
        </w:rPr>
        <w:t xml:space="preserve"> configurations. </w:t>
      </w:r>
    </w:p>
    <w:p>
      <w:pPr>
        <w:pStyle w:val="BodyText"/>
        <w:rPr/>
      </w:pPr>
      <w:r>
        <w:rPr>
          <w:rFonts w:eastAsia="Calibri" w:cs="Tahoma"/>
          <w:sz w:val="22"/>
          <w:szCs w:val="22"/>
          <w:lang w:val="en-GB" w:eastAsia="en-US" w:bidi="ar-SA"/>
        </w:rPr>
        <w:t>A posterior research by Damian and Loaiza</w:t>
        <w:noBreakHyphen/>
        <w:t xml:space="preserve">Brito </w:t>
      </w:r>
      <w:bookmarkStart w:id="3" w:name="ZOTERO_BREF_iAOgGHx8aX1f"/>
      <w:r>
        <w:rPr>
          <w:rFonts w:eastAsia="Calibri" w:cs="Tahoma"/>
          <w:sz w:val="22"/>
          <w:szCs w:val="22"/>
          <w:lang w:val="en-GB" w:eastAsia="en-US" w:bidi="ar-SA"/>
        </w:rPr>
        <w:t>[8]</w:t>
      </w:r>
      <w:bookmarkEnd w:id="3"/>
      <w:r>
        <w:rPr>
          <w:rFonts w:eastAsia="Calibri" w:cs="Tahoma"/>
          <w:sz w:val="22"/>
          <w:szCs w:val="22"/>
          <w:lang w:val="en-GB" w:eastAsia="en-US" w:bidi="ar-SA"/>
        </w:rPr>
        <w:t>, . What they found: 10 dS similar flux configurations. Later approaches used G</w:t>
      </w:r>
      <w:r>
        <w:rPr>
          <w:rFonts w:eastAsia="Calibri" w:cs="Tahoma"/>
          <w:color w:val="auto"/>
          <w:spacing w:val="-1"/>
          <w:kern w:val="0"/>
          <w:sz w:val="22"/>
          <w:szCs w:val="22"/>
          <w:lang w:val="en-GB" w:eastAsia="en-US" w:bidi="ar-SA"/>
        </w:rPr>
        <w:t>A</w:t>
      </w:r>
      <w:r>
        <w:rPr>
          <w:rFonts w:eastAsia="Calibri" w:cs="Tahoma"/>
          <w:sz w:val="22"/>
          <w:szCs w:val="22"/>
          <w:lang w:val="en-GB" w:eastAsia="en-US" w:bidi="ar-SA"/>
        </w:rPr>
        <w:t>s for the exploration with different topological treats</w:t>
      </w:r>
      <w:r>
        <w:rPr>
          <w:rFonts w:eastAsia="Calibri" w:cs="Tahoma"/>
          <w:color w:val="auto"/>
          <w:spacing w:val="-1"/>
          <w:kern w:val="0"/>
          <w:sz w:val="22"/>
          <w:szCs w:val="22"/>
          <w:lang w:val="en-GB" w:eastAsia="en-US" w:bidi="ar-SA"/>
        </w:rPr>
        <w:t>—for isotropic, semi</w:t>
        <w:noBreakHyphen/>
        <w:t>isotropic and anisotropic tori—</w:t>
      </w:r>
      <w:bookmarkStart w:id="4" w:name="ZOTERO_BREF_oH1XPAaovPWa"/>
      <w:r>
        <w:rPr>
          <w:rFonts w:eastAsia="Calibri" w:cs="Tahoma"/>
          <w:color w:val="auto"/>
          <w:spacing w:val="-1"/>
          <w:kern w:val="0"/>
          <w:sz w:val="22"/>
          <w:szCs w:val="22"/>
          <w:lang w:val="en-GB" w:eastAsia="en-US" w:bidi="ar-SA"/>
        </w:rPr>
        <w:t>[9]</w:t>
      </w:r>
      <w:bookmarkEnd w:id="4"/>
      <w:r>
        <w:rPr>
          <w:rFonts w:eastAsia="Calibri" w:cs="Tahoma"/>
          <w:sz w:val="22"/>
          <w:szCs w:val="22"/>
          <w:lang w:val="en-GB" w:eastAsia="en-US" w:bidi="ar-SA"/>
        </w:rPr>
        <w:t>. So, at this point, G</w:t>
      </w:r>
      <w:r>
        <w:rPr>
          <w:rFonts w:eastAsia="Calibri" w:cs="Tahoma"/>
          <w:color w:val="auto"/>
          <w:spacing w:val="-1"/>
          <w:kern w:val="0"/>
          <w:sz w:val="22"/>
          <w:szCs w:val="22"/>
          <w:lang w:val="en-GB" w:eastAsia="en-US" w:bidi="ar-SA"/>
        </w:rPr>
        <w:t>A</w:t>
      </w:r>
      <w:r>
        <w:rPr>
          <w:rFonts w:eastAsia="Calibri" w:cs="Tahoma"/>
          <w:sz w:val="22"/>
          <w:szCs w:val="22"/>
          <w:lang w:val="en-GB" w:eastAsia="en-US" w:bidi="ar-SA"/>
        </w:rPr>
        <w:t>s have been used as the main metaheuristic for venturing into landscape explorations.</w:t>
      </w:r>
    </w:p>
    <w:p>
      <w:pPr>
        <w:pStyle w:val="Heading3"/>
        <w:spacing w:lineRule="auto" w:line="259" w:before="0" w:after="160"/>
        <w:ind w:hanging="0" w:left="0" w:right="0"/>
        <w:jc w:val="both"/>
        <w:rPr>
          <w:rFonts w:ascii="Calibri" w:hAnsi="Calibri" w:eastAsia="Calibri"/>
          <w:sz w:val="22"/>
          <w:szCs w:val="22"/>
          <w:lang w:val="en-GB" w:eastAsia="en-US" w:bidi="ar-SA"/>
        </w:rPr>
      </w:pPr>
      <w:r>
        <w:rPr>
          <w:rFonts w:eastAsia="Calibri"/>
          <w:sz w:val="22"/>
          <w:szCs w:val="22"/>
          <w:lang w:val="en-GB" w:eastAsia="en-US" w:bidi="ar-SA"/>
        </w:rPr>
        <w:t>Machine Learning-Enhanced Exploration</w:t>
      </w:r>
    </w:p>
    <w:p>
      <w:pPr>
        <w:pStyle w:val="BodyText"/>
        <w:rPr/>
      </w:pPr>
      <w:r>
        <w:rPr/>
        <w:t xml:space="preserve"> </w:t>
      </w:r>
      <w:r>
        <w:rPr/>
        <w:t xml:space="preserve">Cabo Bizet et al. </w:t>
      </w:r>
      <w:bookmarkStart w:id="5" w:name="ZOTERO_BREF_HLrls9yDzAJK"/>
      <w:r>
        <w:rPr/>
        <w:t>[1]</w:t>
      </w:r>
      <w:bookmarkEnd w:id="5"/>
      <w:r>
        <w:rPr/>
        <w:t xml:space="preserve"> combined a GA with a supervised neural network to classify over 16 000 flux configurations in Type IIB compactifications on an isotropic torus. This surrogate classifier achieved 98.6% accuracy in identifying scalar potential critical points</w:t>
      </w:r>
      <w:r>
        <w:rPr>
          <w:rFonts w:eastAsia="SimSun" w:cs="Times New Roman"/>
          <w:color w:val="auto"/>
          <w:spacing w:val="-1"/>
          <w:kern w:val="0"/>
          <w:sz w:val="22"/>
          <w:szCs w:val="20"/>
          <w:lang w:val="en-GB" w:eastAsia="en-US" w:bidi="ar-SA"/>
        </w:rPr>
        <w:t>—this implied saving computational resources at the explorations.</w:t>
      </w:r>
      <w:r>
        <w:rPr/>
        <w:t xml:space="preserve"> The points obtained showed concordance with the refined de Sitter conjecture: no stable dS vacua with  critical points distribution consistently satisfing the bound </w:t>
      </w:r>
      <w:r>
        <w:rPr/>
      </w:r>
      <m:oMath xmlns:m="http://schemas.openxmlformats.org/officeDocument/2006/math">
        <m:r>
          <m:rPr>
            <m:lit/>
            <m:nor/>
          </m:rPr>
          <w:rPr>
            <w:rFonts w:ascii="Cambria Math" w:hAnsi="Cambria Math"/>
          </w:rPr>
          <m:t xml:space="preserve">min</m:t>
        </m:r>
        <m:sSub>
          <m:e>
            <m:r>
              <w:rPr>
                <w:rFonts w:ascii="Cambria Math" w:hAnsi="Cambria Math"/>
              </w:rPr>
              <m:t xml:space="preserve">∇</m:t>
            </m:r>
          </m:e>
          <m:sub>
            <m:r>
              <w:rPr>
                <w:rFonts w:ascii="Cambria Math" w:hAnsi="Cambria Math"/>
              </w:rPr>
              <m:t xml:space="preserve">i</m:t>
            </m:r>
          </m:sub>
        </m:sSub>
        <m:sSub>
          <m:e>
            <m:r>
              <w:rPr>
                <w:rFonts w:ascii="Cambria Math" w:hAnsi="Cambria Math"/>
              </w:rPr>
              <m:t xml:space="preserve">∇</m:t>
            </m:r>
          </m:e>
          <m:sub>
            <m:r>
              <w:rPr>
                <w:rFonts w:ascii="Cambria Math" w:hAnsi="Cambria Math"/>
              </w:rPr>
              <m:t xml:space="preserve">j</m:t>
            </m:r>
          </m:sub>
        </m:sSub>
        <m:r>
          <w:rPr>
            <w:rFonts w:ascii="Cambria Math" w:hAnsi="Cambria Math"/>
          </w:rPr>
          <m:t xml:space="preserve">V</m:t>
        </m:r>
        <m:r>
          <w:rPr>
            <w:rFonts w:ascii="Cambria Math" w:hAnsi="Cambria Math"/>
          </w:rPr>
          <m:t xml:space="preserve">≤</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V</m:t>
        </m:r>
      </m:oMath>
      <w:r>
        <w:rPr/>
        <w:t xml:space="preserve"> with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1</m:t>
        </m:r>
      </m:oMath>
      <w:r>
        <w:rPr/>
        <w:t xml:space="preserve"> </w:t>
      </w:r>
      <w:bookmarkStart w:id="6" w:name="ZOTERO_BREF_SXoAlsjyFCt0"/>
      <w:r>
        <w:rPr/>
        <w:t>[1]</w:t>
      </w:r>
      <w:bookmarkEnd w:id="6"/>
      <w:r>
        <w:rPr/>
        <w:t>.</w:t>
      </w:r>
    </w:p>
    <w:p>
      <w:pPr>
        <w:pStyle w:val="Heading3"/>
        <w:ind w:hanging="0" w:left="0" w:right="0"/>
        <w:rPr/>
      </w:pPr>
      <w:bookmarkStart w:id="7" w:name="__RefHeading___Toc9520_541785074"/>
      <w:bookmarkEnd w:id="7"/>
      <w:r>
        <w:rPr/>
        <w:t>Torsion Compactifications and the Simulated Annealing Baseline</w:t>
      </w:r>
    </w:p>
    <w:p>
      <w:pPr>
        <w:pStyle w:val="BodyText"/>
        <w:rPr/>
      </w:pPr>
      <w:r>
        <w:rPr/>
        <w:t>The potential effective (Eq 1)</w:t>
      </w:r>
      <w:r>
        <w:rPr>
          <w:rFonts w:eastAsia="SimSun" w:cs="Times New Roman"/>
          <w:color w:val="auto"/>
          <w:spacing w:val="-1"/>
          <w:kern w:val="0"/>
          <w:sz w:val="22"/>
          <w:szCs w:val="20"/>
          <w:lang w:val="en-GB" w:eastAsia="en-US" w:bidi="ar-SA"/>
        </w:rPr>
        <w:t>—and most of the mathematical background—</w:t>
      </w:r>
      <w:r>
        <w:rPr/>
        <w:t xml:space="preserve">used in this work corresponds to the work </w:t>
      </w:r>
      <w:r>
        <w:rPr>
          <w:rFonts w:eastAsia="SimSun" w:cs="Times New Roman"/>
          <w:color w:val="auto"/>
          <w:spacing w:val="-1"/>
          <w:kern w:val="0"/>
          <w:sz w:val="22"/>
          <w:szCs w:val="20"/>
          <w:lang w:val="en-GB" w:eastAsia="en-US" w:bidi="ar-SA"/>
        </w:rPr>
        <w:t>of Damian and Loazia</w:t>
        <w:noBreakHyphen/>
        <w:t>Brito defined in Type IIB compactifications on Kähler manifolds with torsion</w:t>
      </w:r>
      <w:r>
        <w:rPr/>
        <w:t> </w:t>
      </w:r>
      <w:bookmarkStart w:id="8" w:name="ZOTERO_BREF_yusqphSSjhHl"/>
      <w:r>
        <w:rPr/>
        <w:t>[2]</w:t>
      </w:r>
      <w:bookmarkEnd w:id="8"/>
      <w:r>
        <w:rPr/>
        <w:t>:</w:t>
      </w:r>
    </w:p>
    <w:tbl>
      <w:tblPr>
        <w:tblW w:w="5000" w:type="pct"/>
        <w:jc w:val="left"/>
        <w:tblInd w:w="55" w:type="dxa"/>
        <w:tblLayout w:type="fixed"/>
        <w:tblCellMar>
          <w:top w:w="55" w:type="dxa"/>
          <w:left w:w="55" w:type="dxa"/>
          <w:bottom w:w="55" w:type="dxa"/>
          <w:right w:w="55" w:type="dxa"/>
        </w:tblCellMar>
      </w:tblPr>
      <w:tblGrid>
        <w:gridCol w:w="567"/>
        <w:gridCol w:w="7136"/>
        <w:gridCol w:w="1135"/>
      </w:tblGrid>
      <w:tr>
        <w:trPr>
          <w:cantSplit/>
        </w:trPr>
        <w:tc>
          <w:tcPr>
            <w:tcW w:w="567" w:type="dxa"/>
            <w:tcBorders/>
            <w:vAlign w:val="center"/>
          </w:tcPr>
          <w:p>
            <w:pPr>
              <w:pStyle w:val="TableContents"/>
              <w:spacing w:before="0" w:after="0"/>
              <w:rPr/>
            </w:pPr>
            <w:r>
              <w:rPr/>
            </w:r>
          </w:p>
        </w:tc>
        <w:tc>
          <w:tcPr>
            <w:tcW w:w="7136" w:type="dxa"/>
            <w:tcBorders/>
            <w:vAlign w:val="center"/>
          </w:tcPr>
          <w:p>
            <w:pPr>
              <w:pStyle w:val="TableContents"/>
              <w:spacing w:before="0" w:after="0"/>
              <w:jc w:val="center"/>
              <w:rPr/>
            </w:pPr>
            <w:r>
              <w:rPr/>
            </w:r>
            <m:oMathPara xmlns:m="http://schemas.openxmlformats.org/officeDocument/2006/math">
              <m:oMathParaPr>
                <m:jc m:val="center"/>
              </m:oMathParaPr>
              <m:oMath>
                <m:sSub>
                  <m:e>
                    <m:r>
                      <w:rPr>
                        <w:rFonts w:ascii="Cambria Math" w:hAnsi="Cambria Math"/>
                      </w:rPr>
                      <m:t xml:space="preserve">V</m:t>
                    </m:r>
                  </m:e>
                  <m:sub>
                    <m:r>
                      <m:rPr>
                        <m:lit/>
                        <m:nor/>
                      </m:rPr>
                      <w:rPr>
                        <w:rFonts w:ascii="Cambria Math" w:hAnsi="Cambria Math"/>
                      </w:rPr>
                      <m:t xml:space="preserve">eff</m:t>
                    </m:r>
                  </m:sub>
                </m:sSub>
                <m:r>
                  <w:rPr>
                    <w:rFonts w:ascii="Cambria Math" w:hAnsi="Cambria Math"/>
                  </w:rPr>
                  <m:t xml:space="preserve">=</m:t>
                </m:r>
                <m:f>
                  <m:num>
                    <m:sSub>
                      <m:e>
                        <m:r>
                          <w:rPr>
                            <w:rFonts w:ascii="Cambria Math" w:hAnsi="Cambria Math"/>
                          </w:rPr>
                          <m:t xml:space="preserve">A</m:t>
                        </m:r>
                      </m:e>
                      <m:sub>
                        <m:sSub>
                          <m:e>
                            <m:r>
                              <w:rPr>
                                <w:rFonts w:ascii="Cambria Math" w:hAnsi="Cambria Math"/>
                              </w:rPr>
                              <m:t xml:space="preserve">H</m:t>
                            </m:r>
                          </m:e>
                          <m:sub>
                            <m:r>
                              <w:rPr>
                                <w:rFonts w:ascii="Cambria Math" w:hAnsi="Cambria Math"/>
                              </w:rPr>
                              <m:t xml:space="preserve">3</m:t>
                            </m:r>
                          </m:sub>
                        </m:sSub>
                      </m:sub>
                    </m:sSub>
                    <m:r>
                      <w:rPr>
                        <w:rFonts w:ascii="Cambria Math" w:hAnsi="Cambria Math"/>
                      </w:rPr>
                      <m:t xml:space="preserve">s</m:t>
                    </m:r>
                  </m:num>
                  <m:den>
                    <m:sSup>
                      <m:e>
                        <m:r>
                          <w:rPr>
                            <w:rFonts w:ascii="Cambria Math" w:hAnsi="Cambria Math"/>
                          </w:rPr>
                          <m:t xml:space="preserve">τ</m:t>
                        </m:r>
                      </m:e>
                      <m:sup>
                        <m:r>
                          <w:rPr>
                            <w:rFonts w:ascii="Cambria Math" w:hAnsi="Cambria Math"/>
                          </w:rPr>
                          <m:t xml:space="preserve">3</m:t>
                        </m:r>
                      </m:sup>
                    </m:sSup>
                  </m:den>
                </m:f>
                <m:r>
                  <w:rPr>
                    <w:rFonts w:ascii="Cambria Math" w:hAnsi="Cambria Math"/>
                  </w:rPr>
                  <m:t xml:space="preserve">+</m:t>
                </m:r>
                <m:f>
                  <m:num>
                    <m:sSub>
                      <m:e>
                        <m:r>
                          <w:rPr>
                            <w:rFonts w:ascii="Cambria Math" w:hAnsi="Cambria Math"/>
                          </w:rPr>
                          <m:t xml:space="preserve">A</m:t>
                        </m:r>
                      </m:e>
                      <m:sub>
                        <m:sSub>
                          <m:e>
                            <m:r>
                              <w:rPr>
                                <w:rFonts w:ascii="Cambria Math" w:hAnsi="Cambria Math"/>
                              </w:rPr>
                              <m:t xml:space="preserve">F</m:t>
                            </m:r>
                          </m:e>
                          <m:sub>
                            <m:r>
                              <w:rPr>
                                <w:rFonts w:ascii="Cambria Math" w:hAnsi="Cambria Math"/>
                              </w:rPr>
                              <m:t xml:space="preserve">3</m:t>
                            </m:r>
                          </m:sub>
                        </m:sSub>
                      </m:sub>
                    </m:sSub>
                  </m:num>
                  <m:den>
                    <m:r>
                      <w:rPr>
                        <w:rFonts w:ascii="Cambria Math" w:hAnsi="Cambria Math"/>
                      </w:rPr>
                      <m:t xml:space="preserve">s</m:t>
                    </m:r>
                    <m:sSup>
                      <m:e>
                        <m:r>
                          <w:rPr>
                            <w:rFonts w:ascii="Cambria Math" w:hAnsi="Cambria Math"/>
                          </w:rPr>
                          <m:t xml:space="preserve">τ</m:t>
                        </m:r>
                      </m:e>
                      <m:sup>
                        <m:r>
                          <w:rPr>
                            <w:rFonts w:ascii="Cambria Math" w:hAnsi="Cambria Math"/>
                          </w:rPr>
                          <m:t xml:space="preserve">3</m:t>
                        </m:r>
                      </m:sup>
                    </m:sSup>
                  </m:den>
                </m:f>
                <m:r>
                  <w:rPr>
                    <w:rFonts w:ascii="Cambria Math" w:hAnsi="Cambria Math"/>
                  </w:rPr>
                  <m:t xml:space="preserve">+</m:t>
                </m:r>
                <m:f>
                  <m:num>
                    <m:sSub>
                      <m:e>
                        <m:r>
                          <w:rPr>
                            <w:rFonts w:ascii="Cambria Math" w:hAnsi="Cambria Math"/>
                          </w:rPr>
                          <m:t xml:space="preserve">A</m:t>
                        </m:r>
                      </m:e>
                      <m:sub>
                        <m:sSub>
                          <m:e>
                            <m:r>
                              <w:rPr>
                                <w:rFonts w:ascii="Cambria Math" w:hAnsi="Cambria Math"/>
                              </w:rPr>
                              <m:t xml:space="preserve">F</m:t>
                            </m:r>
                          </m:e>
                          <m:sub>
                            <m:r>
                              <w:rPr>
                                <w:rFonts w:ascii="Cambria Math" w:hAnsi="Cambria Math"/>
                              </w:rPr>
                              <m:t xml:space="preserve">5</m:t>
                            </m:r>
                          </m:sub>
                        </m:sSub>
                      </m:sub>
                    </m:sSub>
                  </m:num>
                  <m:den>
                    <m:sSup>
                      <m:e>
                        <m:r>
                          <w:rPr>
                            <w:rFonts w:ascii="Cambria Math" w:hAnsi="Cambria Math"/>
                          </w:rPr>
                          <m:t xml:space="preserve">τ</m:t>
                        </m:r>
                      </m:e>
                      <m:sup>
                        <m:r>
                          <w:rPr>
                            <w:rFonts w:ascii="Cambria Math" w:hAnsi="Cambria Math"/>
                          </w:rPr>
                          <m:t xml:space="preserve">4</m:t>
                        </m:r>
                      </m:sup>
                    </m:sSup>
                  </m:den>
                </m:f>
                <m:r>
                  <w:rPr>
                    <w:rFonts w:ascii="Cambria Math" w:hAnsi="Cambria Math"/>
                  </w:rPr>
                  <m:t xml:space="preserve">+</m:t>
                </m:r>
                <m:f>
                  <m:num>
                    <m:sSub>
                      <m:e>
                        <m:r>
                          <w:rPr>
                            <w:rFonts w:ascii="Cambria Math" w:hAnsi="Cambria Math"/>
                          </w:rPr>
                          <m:t xml:space="preserve">A</m:t>
                        </m:r>
                      </m:e>
                      <m:sub>
                        <m:r>
                          <w:rPr>
                            <w:rFonts w:ascii="Cambria Math" w:hAnsi="Cambria Math"/>
                          </w:rPr>
                          <m:t xml:space="preserve">3</m:t>
                        </m:r>
                      </m:sub>
                    </m:sSub>
                    <m:sSub>
                      <m:e>
                        <m:r>
                          <m:rPr>
                            <m:lit/>
                            <m:nor/>
                          </m:rPr>
                          <w:rPr>
                            <w:rFonts w:ascii="Cambria Math" w:hAnsi="Cambria Math"/>
                          </w:rPr>
                          <m:t xml:space="preserve">𝓝</m:t>
                        </m:r>
                      </m:e>
                      <m:sub>
                        <m:r>
                          <w:rPr>
                            <w:rFonts w:ascii="Cambria Math" w:hAnsi="Cambria Math"/>
                          </w:rPr>
                          <m:t xml:space="preserve">3</m:t>
                        </m:r>
                      </m:sub>
                    </m:sSub>
                  </m:num>
                  <m:den>
                    <m:sSup>
                      <m:e>
                        <m:r>
                          <w:rPr>
                            <w:rFonts w:ascii="Cambria Math" w:hAnsi="Cambria Math"/>
                          </w:rPr>
                          <m:t xml:space="preserve">τ</m:t>
                        </m:r>
                      </m:e>
                      <m:sup>
                        <m:r>
                          <w:rPr>
                            <w:rFonts w:ascii="Cambria Math" w:hAnsi="Cambria Math"/>
                          </w:rPr>
                          <m:t xml:space="preserve">3</m:t>
                        </m:r>
                      </m:sup>
                    </m:sSup>
                  </m:den>
                </m:f>
                <m:r>
                  <w:rPr>
                    <w:rFonts w:ascii="Cambria Math" w:hAnsi="Cambria Math"/>
                  </w:rPr>
                  <m:t xml:space="preserve">+</m:t>
                </m:r>
                <m:f>
                  <m:num>
                    <m:sSub>
                      <m:e>
                        <m:r>
                          <w:rPr>
                            <w:rFonts w:ascii="Cambria Math" w:hAnsi="Cambria Math"/>
                          </w:rPr>
                          <m:t xml:space="preserve">A</m:t>
                        </m:r>
                      </m:e>
                      <m:sub>
                        <m:acc>
                          <m:accPr>
                            <m:chr m:val="^"/>
                          </m:accPr>
                          <m:e>
                            <m:r>
                              <w:rPr>
                                <w:rFonts w:ascii="Cambria Math" w:hAnsi="Cambria Math"/>
                              </w:rPr>
                              <m:t xml:space="preserve">D</m:t>
                            </m:r>
                            <m:r>
                              <w:rPr>
                                <w:rFonts w:ascii="Cambria Math" w:hAnsi="Cambria Math"/>
                              </w:rPr>
                              <m:t xml:space="preserve">5</m:t>
                            </m:r>
                          </m:e>
                        </m:acc>
                      </m:sub>
                    </m:sSub>
                  </m:num>
                  <m:den>
                    <m:sSup>
                      <m:e>
                        <m:r>
                          <w:rPr>
                            <w:rFonts w:ascii="Cambria Math" w:hAnsi="Cambria Math"/>
                          </w:rPr>
                          <m:t xml:space="preserve">s</m:t>
                        </m:r>
                      </m:e>
                      <m:sup>
                        <m:f>
                          <m:fPr>
                            <m:type m:val="lin"/>
                          </m:fPr>
                          <m:num>
                            <m:r>
                              <w:rPr>
                                <w:rFonts w:ascii="Cambria Math" w:hAnsi="Cambria Math"/>
                              </w:rPr>
                              <m:t xml:space="preserve">1</m:t>
                            </m:r>
                          </m:num>
                          <m:den>
                            <m:r>
                              <w:rPr>
                                <w:rFonts w:ascii="Cambria Math" w:hAnsi="Cambria Math"/>
                              </w:rPr>
                              <m:t xml:space="preserve">2</m:t>
                            </m:r>
                          </m:den>
                        </m:f>
                      </m:sup>
                    </m:sSup>
                    <m:sSup>
                      <m:e>
                        <m:r>
                          <w:rPr>
                            <w:rFonts w:ascii="Cambria Math" w:hAnsi="Cambria Math"/>
                          </w:rPr>
                          <m:t xml:space="preserve">τ</m:t>
                        </m:r>
                      </m:e>
                      <m:sup>
                        <m:f>
                          <m:fPr>
                            <m:type m:val="lin"/>
                          </m:fPr>
                          <m:num>
                            <m:r>
                              <w:rPr>
                                <w:rFonts w:ascii="Cambria Math" w:hAnsi="Cambria Math"/>
                              </w:rPr>
                              <m:t xml:space="preserve">5</m:t>
                            </m:r>
                          </m:num>
                          <m:den>
                            <m:r>
                              <w:rPr>
                                <w:rFonts w:ascii="Cambria Math" w:hAnsi="Cambria Math"/>
                              </w:rPr>
                              <m:t xml:space="preserve">2</m:t>
                            </m:r>
                          </m:den>
                        </m:f>
                      </m:sup>
                    </m:sSup>
                  </m:den>
                </m:f>
              </m:oMath>
            </m:oMathPara>
          </w:p>
        </w:tc>
        <w:tc>
          <w:tcPr>
            <w:tcW w:w="1135" w:type="dxa"/>
            <w:tcBorders/>
            <w:vAlign w:val="center"/>
          </w:tcPr>
          <w:p>
            <w:pPr>
              <w:pStyle w:val="TableContents"/>
              <w:spacing w:before="0" w:after="0"/>
              <w:jc w:val="right"/>
              <w:rPr/>
            </w:pPr>
            <w:r>
              <w:rPr/>
              <w:t>(</w:t>
            </w:r>
            <w:r>
              <w:rPr/>
              <w:fldChar w:fldCharType="begin"/>
            </w:r>
            <w:r>
              <w:rPr/>
              <w:instrText xml:space="preserve"> SEQ Equation \* ARABIC </w:instrText>
            </w:r>
            <w:r>
              <w:rPr/>
              <w:fldChar w:fldCharType="separate"/>
            </w:r>
            <w:r>
              <w:rPr/>
              <w:t>1</w:t>
            </w:r>
            <w:r>
              <w:rPr/>
              <w:fldChar w:fldCharType="end"/>
            </w:r>
            <w:r>
              <w:rPr/>
              <w:t>)</w:t>
            </w:r>
          </w:p>
        </w:tc>
      </w:tr>
    </w:tbl>
    <w:p>
      <w:pPr>
        <w:pStyle w:val="BodyText"/>
        <w:rPr/>
      </w:pPr>
      <w:r>
        <w:rPr/>
        <w:t xml:space="preserve">where </w:t>
      </w:r>
      <w:r>
        <w:rPr/>
      </w:r>
      <m:oMath xmlns:m="http://schemas.openxmlformats.org/officeDocument/2006/math">
        <m:r>
          <w:rPr>
            <w:rFonts w:ascii="Cambria Math" w:hAnsi="Cambria Math"/>
          </w:rPr>
          <m:t xml:space="preserve">s</m:t>
        </m:r>
      </m:oMath>
      <w:r>
        <w:rPr/>
        <w:t xml:space="preserve"> and </w:t>
      </w:r>
      <w:r>
        <w:rPr/>
      </w:r>
      <m:oMath xmlns:m="http://schemas.openxmlformats.org/officeDocument/2006/math">
        <m:r>
          <w:rPr>
            <w:rFonts w:ascii="Cambria Math" w:hAnsi="Cambria Math"/>
          </w:rPr>
          <m:t xml:space="preserve">τ</m:t>
        </m:r>
      </m:oMath>
      <w:r>
        <w:rPr/>
        <w:t xml:space="preserve"> denote the axio-dilaton and volume moduli, and </w:t>
      </w:r>
      <w:r>
        <w:rPr/>
      </w:r>
      <m:oMath xmlns:m="http://schemas.openxmlformats.org/officeDocument/2006/math">
        <m:sSub>
          <m:e>
            <m:r>
              <w:rPr>
                <w:rFonts w:ascii="Cambria Math" w:hAnsi="Cambria Math"/>
              </w:rPr>
              <m:t xml:space="preserve">A</m:t>
            </m:r>
          </m:e>
          <m:sub>
            <m:r>
              <w:rPr>
                <w:rFonts w:ascii="Cambria Math" w:hAnsi="Cambria Math"/>
              </w:rPr>
              <m:t xml:space="preserve">i</m:t>
            </m:r>
          </m:sub>
        </m:sSub>
      </m:oMath>
      <w:r>
        <w:rPr/>
        <w:t xml:space="preserve"> represent the flux coefficients. Damian and Loaiza</w:t>
        <w:noBreakHyphen/>
        <w:t>Brito</w:t>
      </w:r>
      <w:r>
        <w:rPr>
          <w:rFonts w:eastAsia="SimSun" w:cs="Times New Roman"/>
          <w:color w:val="auto"/>
          <w:spacing w:val="-1"/>
          <w:kern w:val="0"/>
          <w:sz w:val="22"/>
          <w:szCs w:val="20"/>
          <w:lang w:val="en-GB" w:eastAsia="en-US" w:bidi="ar-SA"/>
        </w:rPr>
        <w:t>’s approach</w:t>
      </w:r>
      <w:r>
        <w:rPr/>
        <w:t xml:space="preserve"> employed Simulated Annealing combined with conjugate-gradient refinement. Approahc that identified over 170 metastable de Sitter (dS) vacua, subject to the condition: </w:t>
      </w:r>
      <w:r>
        <w:rPr/>
      </w:r>
      <m:oMath xmlns:m="http://schemas.openxmlformats.org/officeDocument/2006/math">
        <m:sSub>
          <m:e>
            <m:r>
              <m:rPr>
                <m:lit/>
                <m:nor/>
              </m:rPr>
              <w:rPr>
                <w:rFonts w:ascii="Cambria Math" w:hAnsi="Cambria Math"/>
              </w:rPr>
              <m:t xml:space="preserve">𝓝</m:t>
            </m:r>
          </m:e>
          <m:sub>
            <m:r>
              <w:rPr>
                <w:rFonts w:ascii="Cambria Math" w:hAnsi="Cambria Math"/>
              </w:rPr>
              <m:t xml:space="preserve">O</m:t>
            </m:r>
            <m:r>
              <w:rPr>
                <w:rFonts w:ascii="Cambria Math" w:hAnsi="Cambria Math"/>
              </w:rPr>
              <m:t xml:space="preserve">3</m:t>
            </m:r>
          </m:sub>
        </m:sSub>
        <m:r>
          <w:rPr>
            <w:rFonts w:ascii="Cambria Math" w:hAnsi="Cambria Math"/>
          </w:rPr>
          <m:t xml:space="preserve">&gt;</m:t>
        </m:r>
        <m:r>
          <w:rPr>
            <w:rFonts w:ascii="Cambria Math" w:hAnsi="Cambria Math"/>
          </w:rPr>
          <m:t xml:space="preserve">4</m:t>
        </m:r>
        <m:f>
          <m:num>
            <m:rad>
              <m:radPr>
                <m:degHide m:val="1"/>
              </m:radPr>
              <m:deg/>
              <m:e>
                <m:sSub>
                  <m:e>
                    <m:r>
                      <w:rPr>
                        <w:rFonts w:ascii="Cambria Math" w:hAnsi="Cambria Math"/>
                      </w:rPr>
                      <m:t xml:space="preserve">A</m:t>
                    </m:r>
                  </m:e>
                  <m:sub>
                    <m:sSub>
                      <m:e>
                        <m:r>
                          <w:rPr>
                            <w:rFonts w:ascii="Cambria Math" w:hAnsi="Cambria Math"/>
                          </w:rPr>
                          <m:t xml:space="preserve">H</m:t>
                        </m:r>
                      </m:e>
                      <m:sub>
                        <m:r>
                          <w:rPr>
                            <w:rFonts w:ascii="Cambria Math" w:hAnsi="Cambria Math"/>
                          </w:rPr>
                          <m:t xml:space="preserve">3</m:t>
                        </m:r>
                      </m:sub>
                    </m:sSub>
                  </m:sub>
                </m:sSub>
                <m:sSub>
                  <m:e>
                    <m:r>
                      <w:rPr>
                        <w:rFonts w:ascii="Cambria Math" w:hAnsi="Cambria Math"/>
                      </w:rPr>
                      <m:t xml:space="preserve">A</m:t>
                    </m:r>
                  </m:e>
                  <m:sub>
                    <m:sSub>
                      <m:e>
                        <m:r>
                          <w:rPr>
                            <w:rFonts w:ascii="Cambria Math" w:hAnsi="Cambria Math"/>
                          </w:rPr>
                          <m:t xml:space="preserve">F</m:t>
                        </m:r>
                      </m:e>
                      <m:sub>
                        <m:r>
                          <w:rPr>
                            <w:rFonts w:ascii="Cambria Math" w:hAnsi="Cambria Math"/>
                          </w:rPr>
                          <m:t xml:space="preserve">3</m:t>
                        </m:r>
                      </m:sub>
                    </m:sSub>
                  </m:sub>
                </m:sSub>
              </m:e>
            </m:rad>
          </m:num>
          <m:den>
            <m:sSub>
              <m:e>
                <m:r>
                  <w:rPr>
                    <w:rFonts w:ascii="Cambria Math" w:hAnsi="Cambria Math"/>
                  </w:rPr>
                  <m:t xml:space="preserve">A</m:t>
                </m:r>
              </m:e>
              <m:sub>
                <m:r>
                  <w:rPr>
                    <w:rFonts w:ascii="Cambria Math" w:hAnsi="Cambria Math"/>
                  </w:rPr>
                  <m:t xml:space="preserve">3</m:t>
                </m:r>
              </m:sub>
            </m:sSub>
          </m:den>
        </m:f>
        <m:r>
          <w:rPr>
            <w:rFonts w:ascii="Cambria Math" w:hAnsi="Cambria Math"/>
          </w:rPr>
          <m:t xml:space="preserve">+</m:t>
        </m:r>
        <m:r>
          <w:rPr>
            <w:rFonts w:ascii="Cambria Math" w:hAnsi="Cambria Math"/>
          </w:rPr>
          <m:t xml:space="preserve">2</m:t>
        </m:r>
        <m:sSub>
          <m:e>
            <m:r>
              <m:rPr>
                <m:lit/>
                <m:nor/>
              </m:rPr>
              <w:rPr>
                <w:rFonts w:ascii="Cambria Math" w:hAnsi="Cambria Math"/>
              </w:rPr>
              <m:t xml:space="preserve">𝓝</m:t>
            </m:r>
          </m:e>
          <m:sub>
            <m:r>
              <m:rPr>
                <m:lit/>
                <m:nor/>
              </m:rPr>
              <w:rPr>
                <w:rFonts w:ascii="Cambria Math" w:hAnsi="Cambria Math"/>
              </w:rPr>
              <m:t xml:space="preserve">flux</m:t>
            </m:r>
          </m:sub>
        </m:sSub>
      </m:oMath>
      <w:r>
        <w:rPr/>
        <w:t>.</w:t>
      </w:r>
    </w:p>
    <w:p>
      <w:pPr>
        <w:pStyle w:val="Heading3"/>
        <w:ind w:hanging="0" w:left="0" w:right="0"/>
        <w:rPr/>
      </w:pPr>
      <w:r>
        <w:rPr/>
        <w:t>Population-Based GA Formulations in Torsion Potentials</w:t>
      </w:r>
    </w:p>
    <w:p>
      <w:pPr>
        <w:pStyle w:val="BodyText"/>
        <w:rPr/>
      </w:pPr>
      <w:r>
        <w:rPr/>
        <w:t> </w:t>
      </w:r>
      <w:r>
        <w:rPr/>
        <w:t xml:space="preserve">The single-agent baseline was recently extended in </w:t>
      </w:r>
      <w:bookmarkStart w:id="9" w:name="ZOTERO_BREF_VWYVtitzQSff"/>
      <w:r>
        <w:rPr/>
        <w:t>[10]</w:t>
      </w:r>
      <w:bookmarkEnd w:id="9"/>
      <w:r>
        <w:rPr/>
        <w:t xml:space="preserve">, implementing a simple genetic algorithm (GA) over the effective scalar potential with torsion via the localized penalty paradigm </w:t>
      </w:r>
      <w:bookmarkStart w:id="10" w:name="ZOTERO_BREF_C8aE59qs1wIc"/>
      <w:r>
        <w:rPr/>
        <w:t>[2]</w:t>
      </w:r>
      <w:bookmarkEnd w:id="10"/>
      <w:r>
        <w:rPr/>
        <w:t xml:space="preserve">. By scaling a five-dimensional flux parameter space within uniform bounds of </w:t>
      </w:r>
      <w:r>
        <w:rPr/>
      </w:r>
      <m:oMath xmlns:m="http://schemas.openxmlformats.org/officeDocument/2006/math">
        <m:d>
          <m:dPr>
            <m:begChr m:val="["/>
            <m:endChr m:val="]"/>
          </m:dPr>
          <m:e>
            <m:r>
              <w:rPr>
                <w:rFonts w:ascii="Cambria Math" w:hAnsi="Cambria Math"/>
              </w:rPr>
              <m:t xml:space="preserve">−</m:t>
            </m:r>
            <m:r>
              <w:rPr>
                <w:rFonts w:ascii="Cambria Math" w:hAnsi="Cambria Math"/>
              </w:rPr>
              <m:t xml:space="preserve">100</m:t>
            </m:r>
            <m:r>
              <w:rPr>
                <w:rFonts w:ascii="Cambria Math" w:hAnsi="Cambria Math"/>
              </w:rPr>
              <m:t xml:space="preserve">,</m:t>
            </m:r>
            <m:r>
              <w:rPr>
                <w:rFonts w:ascii="Cambria Math" w:hAnsi="Cambria Math"/>
              </w:rPr>
              <m:t xml:space="preserve">100</m:t>
            </m:r>
          </m:e>
        </m:d>
      </m:oMath>
      <w:r>
        <w:rPr/>
        <w:t>, the population dynamics of the GA mapped the landscape to isolate 11 979 critical points, including 987 stable dS and 2 309 stable AdS vacua</w:t>
      </w:r>
      <w:bookmarkStart w:id="11" w:name="ZOTERO_BREF_DfGMKwuKDBLz"/>
      <w:r>
        <w:rPr/>
        <w:t>[10]</w:t>
      </w:r>
      <w:bookmarkEnd w:id="11"/>
      <w:r>
        <w:rPr/>
        <w:t xml:space="preserve">. An interesting behaviour was that of the convergence to negative values of the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sSub>
          <m:e>
            <m:r>
              <m:rPr>
                <m:lit/>
                <m:nor/>
              </m:rPr>
              <w:rPr>
                <w:rFonts w:ascii="Cambria Math" w:hAnsi="Cambria Math"/>
              </w:rPr>
              <m:t xml:space="preserve">𝓝</m:t>
            </m:r>
          </m:e>
          <m:sub>
            <m:r>
              <w:rPr>
                <w:rFonts w:ascii="Cambria Math" w:hAnsi="Cambria Math"/>
              </w:rPr>
              <m:t xml:space="preserve">3</m:t>
            </m:r>
          </m:sub>
        </m:sSub>
      </m:oMath>
      <w:r>
        <w:rPr/>
        <w:t xml:space="preserve"> contribution coefficient without explicit constraints⁠—⁠matching orientifold physical expectations</w:t>
      </w:r>
      <w:bookmarkStart w:id="12" w:name="ZOTERO_BREF_EVMQ68EvRloL"/>
      <w:r>
        <w:rPr/>
        <w:t>[2]</w:t>
      </w:r>
      <w:bookmarkEnd w:id="12"/>
      <w:r>
        <w:rPr/>
        <w:t>⁠.</w:t>
      </w:r>
    </w:p>
    <w:p>
      <w:pPr>
        <w:pStyle w:val="Heading3"/>
        <w:ind w:hanging="0" w:left="0" w:right="0"/>
        <w:rPr>
          <w:lang w:val="en-GB" w:eastAsia="en-US" w:bidi="ar-SA"/>
        </w:rPr>
      </w:pPr>
      <w:r>
        <w:rPr>
          <w:lang w:val="en-GB" w:eastAsia="en-US" w:bidi="ar-SA"/>
        </w:rPr>
        <w:t>New proposals with IWO and AIW</w:t>
        <w:noBreakHyphen/>
        <w:t>PSO baed on NFLT</w:t>
      </w:r>
    </w:p>
    <w:p>
      <w:pPr>
        <w:pStyle w:val="BodyText"/>
        <w:rPr/>
      </w:pPr>
      <w:r>
        <w:rPr/>
        <w:t>For context, the NFLT </w:t>
      </w:r>
      <w:bookmarkStart w:id="13" w:name="ZOTERO_BREF_YgyvkywuR7WB"/>
      <w:r>
        <w:rPr/>
        <w:t>[11]</w:t>
      </w:r>
      <w:bookmarkEnd w:id="13"/>
      <w:r>
        <w:rPr/>
        <w:t xml:space="preserve"> states that optimisation performance is not linked overall to the algorithm but in a complex relationship with  the mathematical properties of the search space </w:t>
      </w:r>
      <w:bookmarkStart w:id="14" w:name="ZOTERO_BREF_60Is5zmOXRf2"/>
      <w:r>
        <w:rPr/>
        <w:t>[2]</w:t>
      </w:r>
      <w:bookmarkEnd w:id="14"/>
      <w:r>
        <w:rPr>
          <w:rFonts w:eastAsia="SimSun" w:cs="Times New Roman"/>
          <w:color w:val="auto"/>
          <w:spacing w:val="-1"/>
          <w:kern w:val="0"/>
          <w:sz w:val="22"/>
          <w:szCs w:val="20"/>
          <w:lang w:val="en-GB" w:eastAsia="en-US" w:bidi="ar-SA"/>
        </w:rPr>
        <w:t>—Wolpert used the term “problem class”</w:t>
      </w:r>
      <w:r>
        <w:rPr/>
        <w:t xml:space="preserve">. The potential function (Eq. 1) presents a very corrugated </w:t>
      </w:r>
      <w:r>
        <w:rPr>
          <w:rFonts w:eastAsia="SimSun" w:cs="Times New Roman"/>
          <w:color w:val="auto"/>
          <w:spacing w:val="-1"/>
          <w:kern w:val="0"/>
          <w:sz w:val="22"/>
          <w:szCs w:val="20"/>
          <w:lang w:val="en-GB" w:eastAsia="en-US" w:bidi="ar-SA"/>
        </w:rPr>
        <w:t>topography and high sensibility to very small numerical changes</w:t>
      </w:r>
      <w:bookmarkStart w:id="15" w:name="ZOTERO_BREF_j6HJCEhJvA4B"/>
      <w:r>
        <w:rPr/>
        <w:t>[10]</w:t>
      </w:r>
      <w:bookmarkEnd w:id="15"/>
      <w:r>
        <w:rPr/>
        <w:t>. For such a function, it</w:t>
      </w:r>
      <w:r>
        <w:rPr>
          <w:rFonts w:eastAsia="SimSun" w:cs="Times New Roman"/>
          <w:color w:val="auto"/>
          <w:spacing w:val="-1"/>
          <w:kern w:val="0"/>
          <w:sz w:val="22"/>
          <w:szCs w:val="20"/>
          <w:lang w:val="en-GB" w:eastAsia="en-US" w:bidi="ar-SA"/>
        </w:rPr>
        <w:t>’s intuitive to think on population based rather than one point based algorithm.</w:t>
      </w:r>
    </w:p>
    <w:p>
      <w:pPr>
        <w:pStyle w:val="BodyText"/>
        <w:rPr/>
      </w:pPr>
      <w:r>
        <w:rPr>
          <w:rFonts w:eastAsia="SimSun" w:cs="Times New Roman"/>
          <w:b/>
          <w:bCs/>
          <w:color w:val="auto"/>
          <w:sz w:val="22"/>
          <w:lang w:val="en-GB" w:eastAsia="en-US" w:bidi="ar-SA"/>
        </w:rPr>
        <w:t>Particle Swarm Optimization (PSO</w:t>
      </w:r>
      <w:r>
        <w:rPr>
          <w:b/>
          <w:bCs/>
        </w:rPr>
        <w:t>)</w:t>
      </w:r>
      <w:r>
        <w:rPr/>
        <w:t>uses a trajectory-based paradigm described by two velocity vectors based on cognitive and social momentum⁠—⁠likely as flocks, whose participants follow a leader but also changes direction on self</w:t>
        <w:noBreakHyphen/>
        <w:t>criteria </w:t>
      </w:r>
      <w:bookmarkStart w:id="16" w:name="ZOTERO_BREF_iUSsVmFd8EC2"/>
      <w:r>
        <w:rPr/>
        <w:t>[12]</w:t>
      </w:r>
      <w:bookmarkEnd w:id="16"/>
      <w:r>
        <w:rPr/>
        <w:t>; though, in this approach, leaders tend to abdicate.</w:t>
      </w:r>
    </w:p>
    <w:p>
      <w:pPr>
        <w:pStyle w:val="BodyText"/>
        <w:rPr/>
      </w:pPr>
      <w:r>
        <w:rPr>
          <w:rFonts w:eastAsia="SimSun" w:cs="Times New Roman"/>
          <w:b/>
          <w:bCs/>
          <w:color w:val="auto"/>
          <w:sz w:val="22"/>
          <w:lang w:val="en-GB" w:eastAsia="en-US" w:bidi="ar-SA"/>
        </w:rPr>
        <w:t>Invasive Weed Optimisation (IWO</w:t>
      </w:r>
      <w:r>
        <w:rPr>
          <w:b/>
          <w:bCs/>
        </w:rPr>
        <w:t>)</w:t>
      </w:r>
      <w:r>
        <w:rPr/>
        <w:t xml:space="preserve"> mechanism emulated seed dispersion. When a seed finds </w:t>
      </w:r>
      <w:r>
        <w:rPr>
          <w:rFonts w:eastAsia="SimSun" w:cs="Times New Roman"/>
          <w:color w:val="auto"/>
          <w:spacing w:val="-1"/>
          <w:kern w:val="0"/>
          <w:sz w:val="22"/>
          <w:szCs w:val="20"/>
          <w:lang w:val="en-GB" w:eastAsia="en-US" w:bidi="ar-SA"/>
        </w:rPr>
        <w:t>“</w:t>
      </w:r>
      <w:r>
        <w:rPr/>
        <w:t>prolific lands</w:t>
      </w:r>
      <w:r>
        <w:rPr>
          <w:rFonts w:eastAsia="SimSun" w:cs="Times New Roman"/>
          <w:color w:val="auto"/>
          <w:spacing w:val="-1"/>
          <w:kern w:val="0"/>
          <w:sz w:val="22"/>
          <w:szCs w:val="20"/>
          <w:lang w:val="en-GB" w:eastAsia="en-US" w:bidi="ar-SA"/>
        </w:rPr>
        <w:t>”</w:t>
      </w:r>
      <w:r>
        <w:rPr/>
        <w:t xml:space="preserve"> within the landscape, then the seeds tend to concentrate in such point.</w:t>
      </w:r>
    </w:p>
    <w:p>
      <w:pPr>
        <w:pStyle w:val="BodyText"/>
        <w:rPr/>
      </w:pPr>
      <w:r>
        <w:rPr/>
        <w:t xml:space="preserve"> </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ind w:hanging="0" w:left="0" w:right="0"/>
        <w:rPr/>
      </w:pPr>
      <w:r>
        <w:rPr/>
        <w:t>Methods and Materials</w:t>
      </w:r>
    </w:p>
    <w:p>
      <w:pPr>
        <w:pStyle w:val="BodyText"/>
        <w:rPr/>
      </w:pPr>
      <w:r>
        <w:rPr/>
        <w:t xml:space="preserve">For this work, it will be used the framework </w:t>
      </w:r>
      <w:r>
        <w:rPr>
          <w:rFonts w:ascii="Courier New" w:hAnsi="Courier New"/>
        </w:rPr>
        <w:t>SymPy</w:t>
      </w:r>
      <w:r>
        <w:rPr/>
        <w:t>. This was done with two main purposes: a) to keep the new codebase as similar as possible to the original implementation, and b) to achieve the highest precision possible during the landscape exploration search.</w:t>
      </w:r>
    </w:p>
    <w:p>
      <w:pPr>
        <w:pStyle w:val="BodyText"/>
        <w:rPr/>
      </w:pPr>
      <w:r>
        <w:rPr/>
        <w:t>It</w:t>
      </w:r>
      <w:r>
        <w:rPr>
          <w:rFonts w:eastAsia="SimSun" w:cs="Times New Roman"/>
          <w:color w:val="auto"/>
          <w:spacing w:val="-1"/>
          <w:kern w:val="0"/>
          <w:sz w:val="22"/>
          <w:szCs w:val="20"/>
          <w:lang w:val="en-GB" w:eastAsia="en-US" w:bidi="ar-SA"/>
        </w:rPr>
        <w:t>’s worth to mention that the implementation, originally</w:t>
      </w:r>
      <w:r>
        <w:rPr/>
        <w:t xml:space="preserve"> written in Wolfram Mathematica, was re-implemented in this work as a native </w:t>
      </w:r>
      <w:r>
        <w:rPr>
          <w:rFonts w:ascii="Courier New" w:hAnsi="Courier New"/>
        </w:rPr>
        <w:t>Python</w:t>
      </w:r>
      <w:r>
        <w:rPr/>
        <w:t xml:space="preserve"> module. This language was selected due to its widespread adoption and its large, active AI/ML community, alongside the benefits of being a free, open-source environment. Moreover, its modular approach permitted a clean separation of the optimisation steps into different operational blocks.</w:t>
      </w:r>
    </w:p>
    <w:p>
      <w:pPr>
        <w:pStyle w:val="Heading3"/>
        <w:ind w:hanging="0" w:left="0" w:right="0"/>
        <w:rPr/>
      </w:pPr>
      <w:bookmarkStart w:id="17" w:name="__RefHeading___Toc338853_541785074"/>
      <w:bookmarkEnd w:id="17"/>
      <w:r>
        <w:rPr/>
        <w:t>Search Conditions and Constraint Formulation</w:t>
      </w:r>
    </w:p>
    <w:p>
      <w:pPr>
        <w:pStyle w:val="BodyText"/>
        <w:rPr/>
      </w:pPr>
      <w:r>
        <w:rPr/>
        <w:t>The global multi</w:t>
        <w:noBreakHyphen/>
        <w:t xml:space="preserve">dimensional search was performed using fixed, preconfigured moduli pairs, restricting the optimiser’s degrees of freedom strictly to the five flux coefficients: </w:t>
      </w:r>
      <w:r>
        <w:rPr/>
      </w:r>
      <m:oMath xmlns:m="http://schemas.openxmlformats.org/officeDocument/2006/math">
        <m:sSub>
          <m:e>
            <m:r>
              <w:rPr>
                <w:rFonts w:ascii="Cambria Math" w:hAnsi="Cambria Math"/>
              </w:rPr>
              <m:t xml:space="preserve">A</m:t>
            </m:r>
          </m:e>
          <m:sub>
            <m:sSub>
              <m:e>
                <m:r>
                  <w:rPr>
                    <w:rFonts w:ascii="Cambria Math" w:hAnsi="Cambria Math"/>
                  </w:rPr>
                  <m:t xml:space="preserve">H</m:t>
                </m:r>
              </m:e>
              <m:sub>
                <m:r>
                  <w:rPr>
                    <w:rFonts w:ascii="Cambria Math" w:hAnsi="Cambria Math"/>
                  </w:rPr>
                  <m:t xml:space="preserve">3</m:t>
                </m:r>
              </m:sub>
            </m:sSub>
          </m:sub>
        </m:sSub>
      </m:oMath>
      <w:r>
        <w:rPr/>
        <w:t xml:space="preserve">, </w:t>
      </w:r>
      <w:r>
        <w:rPr/>
      </w:r>
      <m:oMath xmlns:m="http://schemas.openxmlformats.org/officeDocument/2006/math">
        <m:sSub>
          <m:e>
            <m:r>
              <w:rPr>
                <w:rFonts w:ascii="Cambria Math" w:hAnsi="Cambria Math"/>
              </w:rPr>
              <m:t xml:space="preserve">A</m:t>
            </m:r>
          </m:e>
          <m:sub>
            <m:sSub>
              <m:e>
                <m:r>
                  <w:rPr>
                    <w:rFonts w:ascii="Cambria Math" w:hAnsi="Cambria Math"/>
                  </w:rPr>
                  <m:t xml:space="preserve">F</m:t>
                </m:r>
              </m:e>
              <m:sub>
                <m:r>
                  <w:rPr>
                    <w:rFonts w:ascii="Cambria Math" w:hAnsi="Cambria Math"/>
                  </w:rPr>
                  <m:t xml:space="preserve">3</m:t>
                </m:r>
              </m:sub>
            </m:sSub>
          </m:sub>
        </m:sSub>
      </m:oMath>
      <w:r>
        <w:rPr>
          <w:i/>
        </w:rPr>
        <w:t xml:space="preserve">, </w:t>
      </w:r>
      <w:r>
        <w:rPr/>
      </w:r>
      <m:oMath xmlns:m="http://schemas.openxmlformats.org/officeDocument/2006/math">
        <m:sSub>
          <m:e>
            <m:r>
              <w:rPr>
                <w:rFonts w:ascii="Cambria Math" w:hAnsi="Cambria Math"/>
              </w:rPr>
              <m:t xml:space="preserve">A</m:t>
            </m:r>
          </m:e>
          <m:sub>
            <m:sSub>
              <m:e>
                <m:r>
                  <w:rPr>
                    <w:rFonts w:ascii="Cambria Math" w:hAnsi="Cambria Math"/>
                  </w:rPr>
                  <m:t xml:space="preserve">F</m:t>
                </m:r>
              </m:e>
              <m:sub>
                <m:r>
                  <w:rPr>
                    <w:rFonts w:ascii="Cambria Math" w:hAnsi="Cambria Math"/>
                  </w:rPr>
                  <m:t xml:space="preserve">5</m:t>
                </m:r>
              </m:sub>
            </m:sSub>
          </m:sub>
        </m:sSub>
      </m:oMath>
      <w:r>
        <w:rPr>
          <w:i/>
        </w:rPr>
        <w:t xml:space="preserve">,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sSub>
          <m:e>
            <m:r>
              <m:rPr>
                <m:lit/>
                <m:nor/>
              </m:rPr>
              <w:rPr>
                <w:rFonts w:ascii="Cambria Math" w:hAnsi="Cambria Math"/>
              </w:rPr>
              <m:t xml:space="preserve">𝓝</m:t>
            </m:r>
          </m:e>
          <m:sub>
            <m:r>
              <w:rPr>
                <w:rFonts w:ascii="Cambria Math" w:hAnsi="Cambria Math"/>
              </w:rPr>
              <m:t xml:space="preserve">3</m:t>
            </m:r>
          </m:sub>
        </m:sSub>
      </m:oMath>
      <w:r>
        <w:rPr>
          <w:i/>
        </w:rPr>
        <w:t xml:space="preserve">, and </w:t>
      </w:r>
      <w:r>
        <w:rPr/>
      </w:r>
      <m:oMath xmlns:m="http://schemas.openxmlformats.org/officeDocument/2006/math">
        <m:sSub>
          <m:e>
            <m:r>
              <w:rPr>
                <w:rFonts w:ascii="Cambria Math" w:hAnsi="Cambria Math"/>
              </w:rPr>
              <m:t xml:space="preserve">A</m:t>
            </m:r>
          </m:e>
          <m:sub>
            <m:acc>
              <m:accPr>
                <m:chr m:val="^"/>
              </m:accPr>
              <m:e>
                <m:r>
                  <w:rPr>
                    <w:rFonts w:ascii="Cambria Math" w:hAnsi="Cambria Math"/>
                  </w:rPr>
                  <m:t xml:space="preserve">D</m:t>
                </m:r>
                <m:r>
                  <w:rPr>
                    <w:rFonts w:ascii="Cambria Math" w:hAnsi="Cambria Math"/>
                  </w:rPr>
                  <m:t xml:space="preserve">5</m:t>
                </m:r>
              </m:e>
            </m:acc>
          </m:sub>
        </m:sSub>
      </m:oMath>
      <w:r>
        <w:rPr/>
        <w:t xml:space="preserve"> </w:t>
      </w:r>
      <w:bookmarkStart w:id="18" w:name="ZOTERO_BREF_bbvdEoHdnScb"/>
      <w:r>
        <w:rPr/>
        <w:t>[10]</w:t>
      </w:r>
      <w:bookmarkEnd w:id="18"/>
      <w:r>
        <w:rPr/>
        <w:t>. The optimisation was repeated 100 </w:t>
      </w:r>
      <w:r>
        <w:rPr>
          <w:strike w:val="false"/>
          <w:dstrike w:val="false"/>
        </w:rPr>
        <w:t>times per configuration across 88 </w:t>
      </w:r>
      <w:r>
        <w:rPr/>
        <w:t>distinct moduli (</w:t>
      </w:r>
      <w:r>
        <w:rPr/>
      </w:r>
      <m:oMath xmlns:m="http://schemas.openxmlformats.org/officeDocument/2006/math">
        <m:r>
          <w:rPr>
            <w:rFonts w:ascii="Cambria Math" w:hAnsi="Cambria Math"/>
          </w:rPr>
          <m:t xml:space="preserve">s</m:t>
        </m:r>
        <m:r>
          <w:rPr>
            <w:rFonts w:ascii="Cambria Math" w:hAnsi="Cambria Math"/>
          </w:rPr>
          <m:t xml:space="preserve">,</m:t>
        </m:r>
        <m:r>
          <w:rPr>
            <w:rFonts w:ascii="Cambria Math" w:hAnsi="Cambria Math"/>
          </w:rPr>
          <m:t xml:space="preserve">τ</m:t>
        </m:r>
      </m:oMath>
      <w:r>
        <w:rPr/>
        <w:t>) pairs. Every moduli pair was obtained from a dataset given previous experiments from</w:t>
      </w:r>
      <w:bookmarkStart w:id="19" w:name="ZOTERO_BREF_MoIrZzYKoyMB"/>
      <w:r>
        <w:rPr/>
        <w:t>[2]</w:t>
      </w:r>
      <w:bookmarkEnd w:id="19"/>
      <w:r>
        <w:rPr/>
        <w:t>.</w:t>
      </w:r>
    </w:p>
    <w:p>
      <w:pPr>
        <w:pStyle w:val="BodyText"/>
        <w:rPr/>
      </w:pPr>
      <w:r>
        <w:rPr>
          <w:rFonts w:eastAsia="SimSun" w:cs="Times New Roman"/>
          <w:b w:val="false"/>
          <w:bCs w:val="false"/>
          <w:color w:val="auto"/>
          <w:sz w:val="22"/>
          <w:lang w:val="en-GB" w:eastAsia="en-US" w:bidi="ar-SA"/>
        </w:rPr>
        <w:t xml:space="preserve">Four statistical moments </w:t>
      </w:r>
      <w:r>
        <w:rPr>
          <w:b w:val="false"/>
          <w:bCs w:val="false"/>
        </w:rPr>
        <w:t xml:space="preserve">were computed from the resulting points: </w:t>
      </w:r>
      <w:r>
        <w:rPr>
          <w:b/>
          <w:bCs/>
        </w:rPr>
        <w:t>mean</w:t>
      </w:r>
      <w:r>
        <w:rPr/>
        <w:t xml:space="preserve">, </w:t>
      </w:r>
      <w:r>
        <w:rPr>
          <w:b/>
          <w:bCs/>
        </w:rPr>
        <w:t>standard deviation</w:t>
      </w:r>
      <w:r>
        <w:rPr/>
        <w:t xml:space="preserve">, </w:t>
      </w:r>
      <w:r>
        <w:rPr>
          <w:b/>
          <w:bCs/>
        </w:rPr>
        <w:t>skewness</w:t>
      </w:r>
      <w:r>
        <w:rPr/>
        <w:t xml:space="preserve">, and </w:t>
      </w:r>
      <w:r>
        <w:rPr>
          <w:b/>
          <w:bCs/>
        </w:rPr>
        <w:t>kurtosis</w:t>
      </w:r>
      <w:r>
        <w:rPr/>
        <w:t xml:space="preserve">. The kurtosis was computed in 3 ways: </w:t>
      </w:r>
      <w:r>
        <w:rPr>
          <w:rFonts w:eastAsia="SimSun" w:cs="Times New Roman"/>
          <w:color w:val="auto"/>
          <w:spacing w:val="-1"/>
          <w:kern w:val="0"/>
          <w:sz w:val="22"/>
          <w:szCs w:val="20"/>
          <w:lang w:val="en-GB" w:eastAsia="en-US" w:bidi="ar-SA"/>
        </w:rPr>
        <w:t>i) whole distribution, ii) definite positive values, iii) definite negative values. For this benchmark, ii and iii are used as metrics. This decision was taken in regard of both AdS and dS distribution analysis—being this a more physics</w:t>
        <w:noBreakHyphen/>
        <w:t>oriented interpretation.</w:t>
      </w:r>
      <w:r>
        <w:rPr/>
        <w:t>.</w:t>
      </w:r>
    </w:p>
    <w:p>
      <w:pPr>
        <w:pStyle w:val="BodyText"/>
        <w:rPr/>
      </w:pPr>
      <w:r>
        <w:rPr>
          <w:strike w:val="false"/>
          <w:dstrike w:val="false"/>
        </w:rPr>
        <w:t>As in the work of  Damian &amp; Loaiza</w:t>
        <w:noBreakHyphen/>
        <w:t>Brito </w:t>
      </w:r>
      <w:bookmarkStart w:id="20" w:name="ZOTERO_BREF_ydWhWXTiizRq"/>
      <w:r>
        <w:rPr>
          <w:strike w:val="false"/>
          <w:dstrike w:val="false"/>
        </w:rPr>
        <w:t>[2]</w:t>
      </w:r>
      <w:bookmarkEnd w:id="20"/>
      <w:r>
        <w:rPr>
          <w:strike w:val="false"/>
          <w:dstrike w:val="false"/>
        </w:rPr>
        <w:t xml:space="preserve">, penalisation is given by </w:t>
      </w:r>
      <w:r>
        <w:rPr/>
        <w:t xml:space="preserve">the sum of individual penalisations </w:t>
      </w:r>
      <w:r>
        <w:rPr/>
      </w:r>
      <m:oMath xmlns:m="http://schemas.openxmlformats.org/officeDocument/2006/math">
        <m:sSub>
          <m:e>
            <m:r>
              <w:rPr>
                <w:rFonts w:ascii="Cambria Math" w:hAnsi="Cambria Math"/>
              </w:rPr>
              <m:t xml:space="preserve">π</m:t>
            </m:r>
          </m:e>
          <m:sub>
            <m:r>
              <w:rPr>
                <w:rFonts w:ascii="Cambria Math" w:hAnsi="Cambria Math"/>
              </w:rPr>
              <m:t xml:space="preserve">i</m:t>
            </m:r>
          </m:sub>
        </m:sSub>
        <m:d>
          <m:dPr>
            <m:begChr m:val="("/>
            <m:endChr m:val=")"/>
          </m:dPr>
          <m:e>
            <m:r>
              <w:rPr>
                <w:rFonts w:ascii="Cambria Math" w:hAnsi="Cambria Math"/>
              </w:rPr>
              <m:t xml:space="preserve">x</m:t>
            </m:r>
          </m:e>
        </m:d>
      </m:oMath>
      <w:r>
        <w:rPr/>
        <w:t>:</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nary>
          <m:naryPr>
            <m:chr m:val="∑"/>
            <m:subHide m:val="1"/>
            <m:supHide m:val="1"/>
          </m:naryPr>
          <m:sub/>
          <m:sup/>
          <m:e>
            <m:sSub>
              <m:e>
                <m:r>
                  <w:rPr>
                    <w:rFonts w:ascii="Cambria Math" w:hAnsi="Cambria Math"/>
                  </w:rPr>
                  <m:t xml:space="preserve">π</m:t>
                </m:r>
              </m:e>
              <m:sub>
                <m:r>
                  <w:rPr>
                    <w:rFonts w:ascii="Cambria Math" w:hAnsi="Cambria Math"/>
                  </w:rPr>
                  <m:t xml:space="preserve">i</m:t>
                </m:r>
              </m:sub>
            </m:sSub>
          </m:e>
        </m:nary>
        <m:d>
          <m:dPr>
            <m:begChr m:val="("/>
            <m:endChr m:val=")"/>
          </m:dPr>
          <m:e>
            <m:r>
              <w:rPr>
                <w:rFonts w:ascii="Cambria Math" w:hAnsi="Cambria Math"/>
              </w:rPr>
              <m:t xml:space="preserve">x</m:t>
            </m:r>
          </m:e>
        </m:d>
      </m:oMath>
      <w:r>
        <w:rPr/>
        <w:t xml:space="preserve"> where </w:t>
      </w:r>
      <w:r>
        <w:rPr/>
      </w:r>
      <m:oMath xmlns:m="http://schemas.openxmlformats.org/officeDocument/2006/math">
        <m:r>
          <w:rPr>
            <w:rFonts w:ascii="Cambria Math" w:hAnsi="Cambria Math"/>
          </w:rPr>
          <m:t xml:space="preserve">x</m:t>
        </m:r>
      </m:oMath>
      <w:r>
        <w:rPr/>
        <w:t xml:space="preserve"> is the individual to assess,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r>
        <w:rPr/>
        <w:t xml:space="preserve"> is the fitness function and </w:t>
      </w:r>
      <w:r>
        <w:rPr/>
      </w:r>
      <m:oMath xmlns:m="http://schemas.openxmlformats.org/officeDocument/2006/math">
        <m:sSub>
          <m:e>
            <m:r>
              <w:rPr>
                <w:rFonts w:ascii="Cambria Math" w:hAnsi="Cambria Math"/>
              </w:rPr>
              <m:t xml:space="preserve">π</m:t>
            </m:r>
          </m:e>
          <m:sub>
            <m:r>
              <w:rPr>
                <w:rFonts w:ascii="Cambria Math" w:hAnsi="Cambria Math"/>
              </w:rPr>
              <m:t xml:space="preserve">i</m:t>
            </m:r>
          </m:sub>
        </m:sSub>
        <m:d>
          <m:dPr>
            <m:begChr m:val="("/>
            <m:endChr m:val=")"/>
          </m:dPr>
          <m:e>
            <m:r>
              <w:rPr>
                <w:rFonts w:ascii="Cambria Math" w:hAnsi="Cambria Math"/>
              </w:rPr>
              <m:t xml:space="preserve">x</m:t>
            </m:r>
          </m:e>
        </m:d>
      </m:oMath>
      <w:r>
        <w:rPr/>
        <w:t xml:space="preserve"> is the </w:t>
      </w:r>
      <w:r>
        <w:rPr/>
      </w:r>
      <m:oMath xmlns:m="http://schemas.openxmlformats.org/officeDocument/2006/math">
        <m:r>
          <w:rPr>
            <w:rFonts w:ascii="Cambria Math" w:hAnsi="Cambria Math"/>
          </w:rPr>
          <m:t xml:space="preserve">i</m:t>
        </m:r>
        <m:r>
          <w:rPr>
            <w:rFonts w:ascii="Cambria Math" w:hAnsi="Cambria Math"/>
          </w:rPr>
          <m:t xml:space="preserve">−</m:t>
        </m:r>
        <m:r>
          <m:rPr>
            <m:lit/>
            <m:nor/>
          </m:rPr>
          <w:rPr>
            <w:rFonts w:ascii="Cambria Math" w:hAnsi="Cambria Math"/>
          </w:rPr>
          <m:t xml:space="preserve">th</m:t>
        </m:r>
      </m:oMath>
      <w:r>
        <w:rPr>
          <w:rFonts w:eastAsia="SimSun" w:cs="Times New Roman"/>
          <w:color w:val="auto"/>
          <w:spacing w:val="-1"/>
          <w:kern w:val="0"/>
          <w:sz w:val="22"/>
          <w:szCs w:val="20"/>
          <w:lang w:val="en-GB" w:eastAsia="en-US" w:bidi="ar-SA"/>
        </w:rPr>
        <w:t xml:space="preserve"> penalisation. There are 5 penalisation functions.</w:t>
      </w:r>
      <w:r>
        <w:rPr>
          <w:rFonts w:eastAsia="SimSun" w:cs="Times New Roman"/>
          <w:color w:val="auto"/>
          <w:spacing w:val="-1"/>
          <w:kern w:val="0"/>
          <w:sz w:val="22"/>
          <w:szCs w:val="20"/>
          <w:lang w:val="en-GB" w:eastAsia="en-US" w:bidi="ar-SA"/>
        </w:rPr>
        <mc:AlternateContent>
          <mc:Choice Requires="wps">
            <w:drawing>
              <wp:inline distT="0" distB="0" distL="0" distR="0">
                <wp:extent cx="254000" cy="167640"/>
                <wp:effectExtent l="114300" t="0" r="114300" b="0"/>
                <wp:docPr id="2" name="Shape1"/>
                <a:graphic xmlns:a="http://schemas.openxmlformats.org/drawingml/2006/main">
                  <a:graphicData uri="http://schemas.microsoft.com/office/word/2010/wordprocessingShape">
                    <wps:wsp>
                      <wps:cNvSpPr/>
                      <wps:spPr>
                        <a:xfrm>
                          <a:off x="0" y="0"/>
                          <a:ext cx="254160" cy="167760"/>
                        </a:xfrm>
                        <a:prstGeom prst="rect">
                          <a:avLst/>
                        </a:prstGeom>
                        <a:noFill/>
                        <a:ln w="0">
                          <a:noFill/>
                        </a:ln>
                      </wps:spPr>
                      <wps:style>
                        <a:lnRef idx="0"/>
                        <a:fillRef idx="0"/>
                        <a:effectRef idx="0"/>
                        <a:fontRef idx="minor"/>
                      </wps:style>
                      <wps:bodyPr/>
                    </wps:wsp>
                  </a:graphicData>
                </a:graphic>
              </wp:inline>
            </w:drawing>
          </mc:Choice>
          <mc:Fallback>
            <w:pict>
              <v:rect id="shape_0" stroked="f" o:allowincell="t" style="width:19.95pt;height:13.15pt;mso-wrap-style:none;v-text-anchor:middle">
                <v:fill o:detectmouseclick="t" on="false"/>
                <v:stroke color="#3465a4" joinstyle="round" endcap="flat"/>
              </v:rect>
            </w:pict>
          </mc:Fallback>
        </mc:AlternateContent>
      </w:r>
      <w:r>
        <w:rPr>
          <w:rFonts w:eastAsia="SimSun" w:cs="Times New Roman"/>
          <w:color w:val="auto"/>
          <w:spacing w:val="-1"/>
          <w:kern w:val="0"/>
          <w:sz w:val="22"/>
          <w:szCs w:val="20"/>
          <w:lang w:val="en-GB" w:eastAsia="en-US" w:bidi="ar-SA"/>
        </w:rPr>
        <mc:AlternateContent>
          <mc:Choice Requires="wps">
            <w:drawing>
              <wp:inline distT="0" distB="0" distL="0" distR="0">
                <wp:extent cx="808355" cy="209550"/>
                <wp:effectExtent l="114300" t="0" r="114300" b="0"/>
                <wp:docPr id="3" name="Shape2"/>
                <a:graphic xmlns:a="http://schemas.openxmlformats.org/drawingml/2006/main">
                  <a:graphicData uri="http://schemas.microsoft.com/office/word/2010/wordprocessingShape">
                    <wps:wsp>
                      <wps:cNvSpPr/>
                      <wps:spPr>
                        <a:xfrm>
                          <a:off x="0" y="0"/>
                          <a:ext cx="808200" cy="209520"/>
                        </a:xfrm>
                        <a:prstGeom prst="rect">
                          <a:avLst/>
                        </a:prstGeom>
                        <a:noFill/>
                        <a:ln w="0">
                          <a:noFill/>
                        </a:ln>
                      </wps:spPr>
                      <wps:style>
                        <a:lnRef idx="0"/>
                        <a:fillRef idx="0"/>
                        <a:effectRef idx="0"/>
                        <a:fontRef idx="minor"/>
                      </wps:style>
                      <wps:bodyPr/>
                    </wps:wsp>
                  </a:graphicData>
                </a:graphic>
              </wp:inline>
            </w:drawing>
          </mc:Choice>
          <mc:Fallback>
            <w:pict>
              <v:rect id="shape_0" stroked="f" o:allowincell="t" style="width:63.6pt;height:16.45pt;mso-wrap-style:none;v-text-anchor:middle">
                <v:fill o:detectmouseclick="t" on="false"/>
                <v:stroke color="#3465a4" joinstyle="round" endcap="flat"/>
              </v:rect>
            </w:pict>
          </mc:Fallback>
        </mc:AlternateContent>
      </w:r>
      <w:r>
        <w:rPr/>
        <w:t>.</w:t>
      </w:r>
    </w:p>
    <w:p>
      <w:pPr>
        <w:pStyle w:val="BodyText"/>
        <w:rPr/>
      </w:pPr>
      <w:r>
        <w:rPr/>
        <w:t>Scalar potential extrema (so we know it</w:t>
      </w:r>
      <w:r>
        <w:rPr>
          <w:rFonts w:eastAsia="SimSun" w:cs="Times New Roman"/>
          <w:color w:val="auto"/>
          <w:spacing w:val="-1"/>
          <w:kern w:val="0"/>
          <w:sz w:val="22"/>
          <w:szCs w:val="20"/>
          <w:lang w:val="en-GB" w:eastAsia="en-US" w:bidi="ar-SA"/>
        </w:rPr>
        <w:t>’s likely a minima</w:t>
      </w:r>
      <w:r>
        <w:rPr/>
        <w:t xml:space="preserve">), </w:t>
      </w:r>
      <w:r>
        <w:rPr/>
      </w:r>
      <m:oMath xmlns:m="http://schemas.openxmlformats.org/officeDocument/2006/math">
        <m:sSub>
          <m:e>
            <m:r>
              <w:rPr>
                <w:rFonts w:ascii="Cambria Math" w:hAnsi="Cambria Math"/>
              </w:rPr>
              <m:t xml:space="preserve">π</m:t>
            </m:r>
          </m:e>
          <m:sub>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sSup>
          <m:e>
            <m:d>
              <m:dPr>
                <m:begChr m:val="|"/>
                <m:endChr m:val="|"/>
              </m:dPr>
              <m:e>
                <m:r>
                  <w:rPr>
                    <w:rFonts w:ascii="Cambria Math" w:hAnsi="Cambria Math"/>
                  </w:rPr>
                  <m:t xml:space="preserve">∇</m:t>
                </m:r>
                <m:sSub>
                  <m:e>
                    <m:r>
                      <w:rPr>
                        <w:rFonts w:ascii="Cambria Math" w:hAnsi="Cambria Math"/>
                      </w:rPr>
                      <m:t xml:space="preserve">V</m:t>
                    </m:r>
                  </m:e>
                  <m:sub>
                    <m:r>
                      <m:rPr>
                        <m:lit/>
                        <m:nor/>
                      </m:rPr>
                      <w:rPr>
                        <w:rFonts w:ascii="Cambria Math" w:hAnsi="Cambria Math"/>
                      </w:rPr>
                      <m:t xml:space="preserve">eff</m:t>
                    </m:r>
                  </m:sub>
                </m:sSub>
                <m:d>
                  <m:dPr>
                    <m:begChr m:val="("/>
                    <m:endChr m:val=")"/>
                  </m:dPr>
                  <m:e>
                    <m:r>
                      <w:rPr>
                        <w:rFonts w:ascii="Cambria Math" w:hAnsi="Cambria Math"/>
                      </w:rPr>
                      <m:t xml:space="preserve">x</m:t>
                    </m:r>
                  </m:e>
                </m:d>
              </m:e>
            </m:d>
          </m:e>
          <m:sup>
            <m:r>
              <w:rPr>
                <w:rFonts w:ascii="Cambria Math" w:hAnsi="Cambria Math"/>
              </w:rPr>
              <m:t xml:space="preserve">2</m:t>
            </m:r>
          </m:sup>
        </m:sSup>
      </m:oMath>
      <w:r>
        <w:rPr/>
        <w:t>.</w:t>
      </w:r>
    </w:p>
    <w:p>
      <w:pPr>
        <w:pStyle w:val="BodyText"/>
        <w:rPr>
          <w:i w:val="false"/>
          <w:iCs w:val="false"/>
        </w:rPr>
      </w:pPr>
      <w:r>
        <w:rPr>
          <w:i w:val="false"/>
          <w:iCs w:val="false"/>
        </w:rPr>
        <w:t xml:space="preserve">Penalisation for AdS vacua (avoiding definite negative values), </w:t>
      </w:r>
      <w:r>
        <w:rPr/>
      </w:r>
      <m:oMath xmlns:m="http://schemas.openxmlformats.org/officeDocument/2006/math">
        <m:sSub>
          <m:e>
            <m:r>
              <w:rPr>
                <w:rFonts w:ascii="Cambria Math" w:hAnsi="Cambria Math"/>
              </w:rPr>
              <m:t xml:space="preserve">π</m:t>
            </m:r>
          </m:e>
          <m:sub>
            <m:r>
              <w:rPr>
                <w:rFonts w:ascii="Cambria Math" w:hAnsi="Cambria Math"/>
              </w:rPr>
              <m:t xml:space="preserve">2</m:t>
            </m:r>
          </m:sub>
        </m:sSub>
        <m:d>
          <m:dPr>
            <m:begChr m:val="("/>
            <m:endChr m:val=")"/>
          </m:dPr>
          <m:e>
            <m:r>
              <w:rPr>
                <w:rFonts w:ascii="Cambria Math" w:hAnsi="Cambria Math"/>
              </w:rPr>
              <m:t xml:space="preserve">x</m:t>
            </m:r>
          </m:e>
        </m:d>
        <m:r>
          <w:rPr>
            <w:rFonts w:ascii="Cambria Math" w:hAnsi="Cambria Math"/>
          </w:rPr>
          <m:t xml:space="preserve">=</m:t>
        </m:r>
        <m:d>
          <m:dPr>
            <m:begChr m:val="|"/>
            <m:endChr m:val="|"/>
          </m:dPr>
          <m:e>
            <m:sSub>
              <m:e>
                <m:r>
                  <w:rPr>
                    <w:rFonts w:ascii="Cambria Math" w:hAnsi="Cambria Math"/>
                  </w:rPr>
                  <m:t xml:space="preserve">V</m:t>
                </m:r>
              </m:e>
              <m:sub>
                <m:r>
                  <m:rPr>
                    <m:lit/>
                    <m:nor/>
                  </m:rPr>
                  <w:rPr>
                    <w:rFonts w:ascii="Cambria Math" w:hAnsi="Cambria Math"/>
                  </w:rPr>
                  <m:t xml:space="preserve">eff</m:t>
                </m:r>
              </m:sub>
            </m:sSub>
            <m:d>
              <m:dPr>
                <m:begChr m:val="("/>
                <m:endChr m:val=")"/>
              </m:dPr>
              <m:e>
                <m:r>
                  <w:rPr>
                    <w:rFonts w:ascii="Cambria Math" w:hAnsi="Cambria Math"/>
                  </w:rPr>
                  <m:t xml:space="preserve">x</m:t>
                </m:r>
              </m:e>
            </m:d>
          </m:e>
        </m:d>
        <m:r>
          <w:rPr>
            <w:rFonts w:ascii="Cambria Math" w:hAnsi="Cambria Math"/>
          </w:rPr>
          <m:t xml:space="preserve">−</m:t>
        </m:r>
        <m:sSub>
          <m:e>
            <m:r>
              <w:rPr>
                <w:rFonts w:ascii="Cambria Math" w:hAnsi="Cambria Math"/>
              </w:rPr>
              <m:t xml:space="preserve">V</m:t>
            </m:r>
          </m:e>
          <m:sub>
            <m:r>
              <m:rPr>
                <m:lit/>
                <m:nor/>
              </m:rPr>
              <w:rPr>
                <w:rFonts w:ascii="Cambria Math" w:hAnsi="Cambria Math"/>
              </w:rPr>
              <m:t xml:space="preserve">eff</m:t>
            </m:r>
          </m:sub>
        </m:sSub>
        <m:d>
          <m:dPr>
            <m:begChr m:val="("/>
            <m:endChr m:val=")"/>
          </m:dPr>
          <m:e>
            <m:r>
              <w:rPr>
                <w:rFonts w:ascii="Cambria Math" w:hAnsi="Cambria Math"/>
              </w:rPr>
              <m:t xml:space="preserve">x</m:t>
            </m:r>
          </m:e>
        </m:d>
      </m:oMath>
      <w:r>
        <w:rPr>
          <w:i w:val="false"/>
          <w:iCs w:val="false"/>
        </w:rPr>
        <w:t>.</w:t>
      </w:r>
    </w:p>
    <w:p>
      <w:pPr>
        <w:pStyle w:val="BodyText"/>
        <w:rPr>
          <w:i w:val="false"/>
          <w:iCs w:val="false"/>
        </w:rPr>
      </w:pPr>
      <w:r>
        <w:rPr>
          <w:i w:val="false"/>
          <w:iCs w:val="false"/>
        </w:rPr>
        <w:t>To avoid tachyons, there are two approaches used</w:t>
      </w:r>
      <w:r>
        <w:rPr>
          <w:rFonts w:eastAsia="SimSun" w:cs="Times New Roman"/>
          <w:i w:val="false"/>
          <w:iCs w:val="false"/>
          <w:color w:val="auto"/>
          <w:spacing w:val="-1"/>
          <w:kern w:val="0"/>
          <w:sz w:val="22"/>
          <w:szCs w:val="20"/>
          <w:lang w:val="en-GB" w:eastAsia="en-US" w:bidi="ar-SA"/>
        </w:rPr>
        <w:t>—both</w:t>
      </w:r>
      <w:r>
        <w:rPr>
          <w:i w:val="false"/>
          <w:iCs w:val="false"/>
        </w:rPr>
        <w:t xml:space="preserve"> on the Hessian matrix (also called mass matrix)</w:t>
      </w:r>
      <w:r>
        <w:rPr>
          <w:rFonts w:eastAsia="SimSun" w:cs="Times New Roman"/>
          <w:i w:val="false"/>
          <w:iCs w:val="false"/>
          <w:color w:val="auto"/>
          <w:spacing w:val="-1"/>
          <w:kern w:val="0"/>
          <w:sz w:val="22"/>
          <w:szCs w:val="20"/>
          <w:lang w:val="en-GB" w:eastAsia="en-US" w:bidi="ar-SA"/>
        </w:rPr>
        <w:t xml:space="preserve">. By the trace of </w:t>
      </w:r>
      <w:r>
        <w:rPr/>
      </w:r>
      <m:oMath xmlns:m="http://schemas.openxmlformats.org/officeDocument/2006/math">
        <m:r>
          <w:rPr>
            <w:rFonts w:ascii="Cambria Math" w:hAnsi="Cambria Math"/>
          </w:rPr>
          <m:t xml:space="preserve">H</m:t>
        </m:r>
      </m:oMath>
      <w:r>
        <w:rPr>
          <w:i w:val="false"/>
          <w:iCs w:val="false"/>
        </w:rPr>
        <w:t xml:space="preserve">: </w:t>
      </w:r>
      <w:r>
        <w:rPr/>
      </w:r>
      <m:oMath xmlns:m="http://schemas.openxmlformats.org/officeDocument/2006/math">
        <m:sSub>
          <m:e>
            <m:r>
              <w:rPr>
                <w:rFonts w:ascii="Cambria Math" w:hAnsi="Cambria Math"/>
              </w:rPr>
              <m:t xml:space="preserve">π</m:t>
            </m:r>
          </m:e>
          <m:sub>
            <m:r>
              <w:rPr>
                <w:rFonts w:ascii="Cambria Math" w:hAnsi="Cambria Math"/>
              </w:rPr>
              <m:t xml:space="preserve">3</m:t>
            </m:r>
          </m:sub>
        </m:sSub>
        <m:d>
          <m:dPr>
            <m:begChr m:val="("/>
            <m:endChr m:val=")"/>
          </m:dPr>
          <m:e>
            <m:r>
              <w:rPr>
                <w:rFonts w:ascii="Cambria Math" w:hAnsi="Cambria Math"/>
              </w:rPr>
              <m:t xml:space="preserve">x</m:t>
            </m:r>
          </m:e>
        </m:d>
        <m:r>
          <w:rPr>
            <w:rFonts w:ascii="Cambria Math" w:hAnsi="Cambria Math"/>
          </w:rPr>
          <m:t xml:space="preserve">=</m:t>
        </m:r>
        <m:d>
          <m:dPr>
            <m:begChr m:val="|"/>
            <m:endChr m:val="|"/>
          </m:dPr>
          <m:e>
            <m:r>
              <m:rPr>
                <m:lit/>
                <m:nor/>
              </m:rPr>
              <w:rPr>
                <w:rFonts w:ascii="Cambria Math" w:hAnsi="Cambria Math"/>
              </w:rPr>
              <m:t xml:space="preserve">tr</m:t>
            </m:r>
            <m:d>
              <m:dPr>
                <m:begChr m:val="("/>
                <m:endChr m:val=")"/>
              </m:dPr>
              <m:e>
                <m:r>
                  <w:rPr>
                    <w:rFonts w:ascii="Cambria Math" w:hAnsi="Cambria Math"/>
                  </w:rPr>
                  <m:t xml:space="preserve">H</m:t>
                </m:r>
              </m:e>
            </m:d>
          </m:e>
        </m:d>
        <m:r>
          <w:rPr>
            <w:rFonts w:ascii="Cambria Math" w:hAnsi="Cambria Math"/>
          </w:rPr>
          <m:t xml:space="preserve">−</m:t>
        </m:r>
        <m:r>
          <m:rPr>
            <m:lit/>
            <m:nor/>
          </m:rPr>
          <w:rPr>
            <w:rFonts w:ascii="Cambria Math" w:hAnsi="Cambria Math"/>
          </w:rPr>
          <m:t xml:space="preserve">tr</m:t>
        </m:r>
        <m:d>
          <m:dPr>
            <m:begChr m:val="("/>
            <m:endChr m:val=")"/>
          </m:dPr>
          <m:e>
            <m:r>
              <w:rPr>
                <w:rFonts w:ascii="Cambria Math" w:hAnsi="Cambria Math"/>
              </w:rPr>
              <m:t xml:space="preserve">H</m:t>
            </m:r>
          </m:e>
        </m:d>
      </m:oMath>
      <w:r>
        <w:rPr/>
        <w:t xml:space="preserve">; or by the discriminant: </w:t>
      </w:r>
      <w:r>
        <w:rPr/>
      </w:r>
      <m:oMath xmlns:m="http://schemas.openxmlformats.org/officeDocument/2006/math">
        <m:sSub>
          <m:e>
            <m:r>
              <w:rPr>
                <w:rFonts w:ascii="Cambria Math" w:hAnsi="Cambria Math"/>
              </w:rPr>
              <m:t xml:space="preserve">π</m:t>
            </m:r>
          </m:e>
          <m:sub>
            <m:r>
              <w:rPr>
                <w:rFonts w:ascii="Cambria Math" w:hAnsi="Cambria Math"/>
              </w:rPr>
              <m:t xml:space="preserve">4</m:t>
            </m:r>
          </m:sub>
        </m:sSub>
        <m:d>
          <m:dPr>
            <m:begChr m:val="("/>
            <m:endChr m:val=")"/>
          </m:dPr>
          <m:e>
            <m:r>
              <w:rPr>
                <w:rFonts w:ascii="Cambria Math" w:hAnsi="Cambria Math"/>
              </w:rPr>
              <m:t xml:space="preserve">x</m:t>
            </m:r>
          </m:e>
        </m:d>
        <m:r>
          <w:rPr>
            <w:rFonts w:ascii="Cambria Math" w:hAnsi="Cambria Math"/>
          </w:rPr>
          <m:t xml:space="preserve">=</m:t>
        </m:r>
        <m:d>
          <m:dPr>
            <m:begChr m:val="|"/>
            <m:endChr m:val="|"/>
          </m:dPr>
          <m:e>
            <m:r>
              <w:rPr>
                <w:rFonts w:ascii="Cambria Math" w:hAnsi="Cambria Math"/>
              </w:rPr>
              <m:t xml:space="preserve">Δ</m:t>
            </m:r>
          </m:e>
        </m:d>
        <m:r>
          <w:rPr>
            <w:rFonts w:ascii="Cambria Math" w:hAnsi="Cambria Math"/>
          </w:rPr>
          <m:t xml:space="preserve">−</m:t>
        </m:r>
        <m:r>
          <w:rPr>
            <w:rFonts w:ascii="Cambria Math" w:hAnsi="Cambria Math"/>
          </w:rPr>
          <m:t xml:space="preserve">Δ</m:t>
        </m:r>
      </m:oMath>
      <w:r>
        <w:rPr/>
        <w:t xml:space="preserve">, for </w:t>
      </w:r>
      <w:r>
        <w:rPr/>
      </w:r>
      <m:oMath xmlns:m="http://schemas.openxmlformats.org/officeDocument/2006/math">
        <m:r>
          <w:rPr>
            <w:rFonts w:ascii="Cambria Math" w:hAnsi="Cambria Math"/>
          </w:rPr>
          <m:t xml:space="preserve">Δ</m:t>
        </m:r>
        <m:r>
          <w:rPr>
            <w:rFonts w:ascii="Cambria Math" w:hAnsi="Cambria Math"/>
          </w:rPr>
          <m:t xml:space="preserve">=</m:t>
        </m:r>
        <m:r>
          <m:rPr>
            <m:lit/>
            <m:nor/>
          </m:rPr>
          <w:rPr>
            <w:rFonts w:ascii="Cambria Math" w:hAnsi="Cambria Math"/>
          </w:rPr>
          <m:t xml:space="preserve">det</m:t>
        </m:r>
        <m:d>
          <m:dPr>
            <m:begChr m:val="("/>
            <m:endChr m:val=")"/>
          </m:dPr>
          <m:e>
            <m:r>
              <w:rPr>
                <w:rFonts w:ascii="Cambria Math" w:hAnsi="Cambria Math"/>
              </w:rPr>
              <m:t xml:space="preserve">H</m:t>
            </m:r>
          </m:e>
        </m:d>
        <m:r>
          <w:rPr>
            <w:rFonts w:ascii="Cambria Math" w:hAnsi="Cambria Math"/>
          </w:rPr>
          <m:t xml:space="preserve">−</m:t>
        </m:r>
        <m:f>
          <m:num>
            <m:r>
              <w:rPr>
                <w:rFonts w:ascii="Cambria Math" w:hAnsi="Cambria Math"/>
              </w:rPr>
              <m:t xml:space="preserve">1</m:t>
            </m:r>
          </m:num>
          <m:den>
            <m:r>
              <w:rPr>
                <w:rFonts w:ascii="Cambria Math" w:hAnsi="Cambria Math"/>
              </w:rPr>
              <m:t xml:space="preserve">4</m:t>
            </m:r>
          </m:den>
        </m:f>
        <m:sSup>
          <m:e>
            <m:r>
              <m:rPr>
                <m:lit/>
                <m:nor/>
              </m:rPr>
              <w:rPr>
                <w:rFonts w:ascii="Cambria Math" w:hAnsi="Cambria Math"/>
              </w:rPr>
              <m:t xml:space="preserve">tr</m:t>
            </m:r>
          </m:e>
          <m:sup>
            <m:r>
              <w:rPr>
                <w:rFonts w:ascii="Cambria Math" w:hAnsi="Cambria Math"/>
              </w:rPr>
              <m:t xml:space="preserve">2</m:t>
            </m:r>
          </m:sup>
        </m:sSup>
        <m:d>
          <m:dPr>
            <m:begChr m:val="("/>
            <m:endChr m:val=")"/>
          </m:dPr>
          <m:e>
            <m:r>
              <w:rPr>
                <w:rFonts w:ascii="Cambria Math" w:hAnsi="Cambria Math"/>
              </w:rPr>
              <m:t xml:space="preserve">H</m:t>
            </m:r>
          </m:e>
        </m:d>
      </m:oMath>
      <w:r>
        <w:rPr/>
        <w:t>. Mathematically, both are related to the eigenvalues of the mass matrix</w:t>
      </w:r>
      <w:r>
        <w:rPr>
          <w:rFonts w:eastAsia="SimSun" w:cs="Times New Roman"/>
          <w:color w:val="auto"/>
          <w:spacing w:val="-1"/>
          <w:kern w:val="0"/>
          <w:sz w:val="22"/>
          <w:szCs w:val="20"/>
          <w:lang w:val="en-GB" w:eastAsia="en-US" w:bidi="ar-SA"/>
        </w:rPr>
        <w:t xml:space="preserve">—but less extensive than </w:t>
      </w:r>
      <w:r>
        <w:rPr/>
      </w:r>
      <m:oMath xmlns:m="http://schemas.openxmlformats.org/officeDocument/2006/math">
        <m:sSub>
          <m:e>
            <m:r>
              <w:rPr>
                <w:rFonts w:ascii="Cambria Math" w:hAnsi="Cambria Math"/>
              </w:rPr>
              <m:t xml:space="preserve">λ</m:t>
            </m:r>
          </m:e>
          <m:sub>
            <m:r>
              <w:rPr>
                <w:rFonts w:ascii="Cambria Math" w:hAnsi="Cambria Math"/>
              </w:rPr>
              <m:t xml:space="preserve">1,2</m:t>
            </m:r>
          </m:sub>
        </m:sSub>
      </m:oMath>
      <w:r>
        <w:rPr/>
        <w:t>.</w:t>
      </w:r>
    </w:p>
    <w:p>
      <w:pPr>
        <w:pStyle w:val="BodyText"/>
        <w:rPr>
          <w:i w:val="false"/>
          <w:iCs w:val="false"/>
        </w:rPr>
      </w:pPr>
      <w:r>
        <w:rPr>
          <w:i w:val="false"/>
          <w:iCs w:val="false"/>
        </w:rPr>
        <w:t>And, to preserve the validity of the anti</w:t>
        <w:noBreakHyphen/>
        <w:t xml:space="preserve">brane uplifting mechanism, definite negative values of the </w:t>
      </w:r>
      <w:r>
        <w:rPr/>
      </w:r>
      <m:oMath xmlns:m="http://schemas.openxmlformats.org/officeDocument/2006/math">
        <m:acc>
          <m:accPr>
            <m:chr m:val="^"/>
          </m:accPr>
          <m:e>
            <m:r>
              <w:rPr>
                <w:rFonts w:ascii="Cambria Math" w:hAnsi="Cambria Math"/>
              </w:rPr>
              <m:t xml:space="preserve">D</m:t>
            </m:r>
            <m:r>
              <w:rPr>
                <w:rFonts w:ascii="Cambria Math" w:hAnsi="Cambria Math"/>
              </w:rPr>
              <m:t xml:space="preserve">5</m:t>
            </m:r>
          </m:e>
        </m:acc>
      </m:oMath>
      <w:r>
        <w:rPr>
          <w:i w:val="false"/>
          <w:iCs w:val="false"/>
        </w:rPr>
        <w:noBreakHyphen/>
        <w:t xml:space="preserve">brane contribution are penalised </w:t>
      </w:r>
      <w:r>
        <w:rPr/>
      </w:r>
      <m:oMath xmlns:m="http://schemas.openxmlformats.org/officeDocument/2006/math">
        <m:sSub>
          <m:e>
            <m:r>
              <w:rPr>
                <w:rFonts w:ascii="Cambria Math" w:hAnsi="Cambria Math"/>
              </w:rPr>
              <m:t xml:space="preserve">π</m:t>
            </m:r>
          </m:e>
          <m:sub>
            <m:r>
              <w:rPr>
                <w:rFonts w:ascii="Cambria Math" w:hAnsi="Cambria Math"/>
              </w:rPr>
              <m:t xml:space="preserve">5</m:t>
            </m:r>
          </m:sub>
        </m:sSub>
        <m:d>
          <m:dPr>
            <m:begChr m:val="("/>
            <m:endChr m:val=")"/>
          </m:dPr>
          <m:e>
            <m:r>
              <w:rPr>
                <w:rFonts w:ascii="Cambria Math" w:hAnsi="Cambria Math"/>
              </w:rPr>
              <m:t xml:space="preserve">x</m:t>
            </m:r>
          </m:e>
        </m:d>
        <m:r>
          <w:rPr>
            <w:rFonts w:ascii="Cambria Math" w:hAnsi="Cambria Math"/>
          </w:rPr>
          <m:t xml:space="preserve">=</m:t>
        </m:r>
        <m:d>
          <m:dPr>
            <m:begChr m:val="|"/>
            <m:endChr m:val="|"/>
          </m:dPr>
          <m:e>
            <m:sSub>
              <m:e>
                <m:r>
                  <w:rPr>
                    <w:rFonts w:ascii="Cambria Math" w:hAnsi="Cambria Math"/>
                  </w:rPr>
                  <m:t xml:space="preserve">A</m:t>
                </m:r>
              </m:e>
              <m:sub>
                <m:acc>
                  <m:accPr>
                    <m:chr m:val="^"/>
                  </m:accPr>
                  <m:e>
                    <m:r>
                      <w:rPr>
                        <w:rFonts w:ascii="Cambria Math" w:hAnsi="Cambria Math"/>
                      </w:rPr>
                      <m:t xml:space="preserve">D</m:t>
                    </m:r>
                    <m:r>
                      <w:rPr>
                        <w:rFonts w:ascii="Cambria Math" w:hAnsi="Cambria Math"/>
                      </w:rPr>
                      <m:t xml:space="preserve">5</m:t>
                    </m:r>
                  </m:e>
                </m:acc>
              </m:sub>
            </m:sSub>
          </m:e>
        </m:d>
        <m:r>
          <w:rPr>
            <w:rFonts w:ascii="Cambria Math" w:hAnsi="Cambria Math"/>
          </w:rPr>
          <m:t xml:space="preserve">−</m:t>
        </m:r>
        <m:sSub>
          <m:e>
            <m:r>
              <w:rPr>
                <w:rFonts w:ascii="Cambria Math" w:hAnsi="Cambria Math"/>
              </w:rPr>
              <m:t xml:space="preserve">A</m:t>
            </m:r>
          </m:e>
          <m:sub>
            <m:acc>
              <m:accPr>
                <m:chr m:val="^"/>
              </m:accPr>
              <m:e>
                <m:r>
                  <w:rPr>
                    <w:rFonts w:ascii="Cambria Math" w:hAnsi="Cambria Math"/>
                  </w:rPr>
                  <m:t xml:space="preserve">D</m:t>
                </m:r>
                <m:r>
                  <w:rPr>
                    <w:rFonts w:ascii="Cambria Math" w:hAnsi="Cambria Math"/>
                  </w:rPr>
                  <m:t xml:space="preserve">5</m:t>
                </m:r>
              </m:e>
            </m:acc>
          </m:sub>
        </m:sSub>
      </m:oMath>
      <w:r>
        <w:rPr>
          <w:i w:val="false"/>
          <w:iCs w:val="false"/>
        </w:rPr>
        <w:t>.</w:t>
      </w:r>
    </w:p>
    <w:p>
      <w:pPr>
        <w:pStyle w:val="BodyText"/>
        <w:rPr/>
      </w:pPr>
      <w:r>
        <w:rPr/>
        <w:t>Based on the prior analysis, the optimisation benchmarks are guided by the following criteria, which define the desired architectural profile within the scalar potential landscape: </w:t>
      </w:r>
      <w:r>
        <w:rPr>
          <w:b/>
          <w:bCs/>
        </w:rPr>
        <w:t>s1) </w:t>
      </w:r>
      <w:r>
        <w:rPr/>
        <w:t>minimised near</w:t>
        <w:noBreakHyphen/>
        <w:t>to</w:t>
        <w:noBreakHyphen/>
        <w:t xml:space="preserve">0 </w:t>
      </w:r>
      <w:r>
        <w:rPr/>
      </w:r>
      <m:oMath xmlns:m="http://schemas.openxmlformats.org/officeDocument/2006/math">
        <m:sSub>
          <m:e>
            <m:r>
              <w:rPr>
                <w:rFonts w:ascii="Cambria Math" w:hAnsi="Cambria Math"/>
              </w:rPr>
              <m:t xml:space="preserve">V</m:t>
            </m:r>
          </m:e>
          <m:sub>
            <m:r>
              <m:rPr>
                <m:lit/>
                <m:nor/>
              </m:rPr>
              <w:rPr>
                <w:rFonts w:ascii="Cambria Math" w:hAnsi="Cambria Math"/>
              </w:rPr>
              <m:t xml:space="preserve">eff</m:t>
            </m:r>
          </m:sub>
        </m:sSub>
      </m:oMath>
      <w:r>
        <w:rPr/>
        <w:t xml:space="preserve"> mean values, </w:t>
      </w:r>
      <w:r>
        <w:rPr>
          <w:b/>
          <w:bCs/>
        </w:rPr>
        <w:t>s2) </w:t>
      </w:r>
      <w:r>
        <w:rPr/>
        <w:t>controlled negative</w:t>
        <w:noBreakHyphen/>
        <w:t xml:space="preserve">bound skewness directed towards the vacuum origin, </w:t>
      </w:r>
      <w:r>
        <w:rPr>
          <w:b/>
          <w:bCs/>
        </w:rPr>
        <w:t>s3) </w:t>
      </w:r>
      <w:r>
        <w:rPr/>
        <w:t>suppressed positive</w:t>
        <w:noBreakHyphen/>
        <w:t>tail kurtosis profiles to eliminate high</w:t>
        <w:noBreakHyphen/>
        <w:t xml:space="preserve">energy anomalies, </w:t>
      </w:r>
      <w:r>
        <w:rPr>
          <w:b/>
          <w:bCs/>
        </w:rPr>
        <w:t>s4)</w:t>
      </w:r>
      <w:r>
        <w:rPr/>
        <w:t> suppressed negative</w:t>
        <w:noBreakHyphen/>
        <w:t xml:space="preserve">tail kurtosis profiles to stabilise local vacuum fluctuations, </w:t>
      </w:r>
      <w:r>
        <w:rPr>
          <w:b/>
          <w:bCs/>
        </w:rPr>
        <w:t>s5)</w:t>
      </w:r>
      <w:r>
        <w:rPr/>
        <w:t xml:space="preserve"> maximised overall stable configurations ratio, </w:t>
      </w:r>
      <w:r>
        <w:rPr>
          <w:b/>
          <w:bCs/>
        </w:rPr>
        <w:t>s6) </w:t>
      </w:r>
      <w:r>
        <w:rPr/>
        <w:t xml:space="preserve">maximised stable de Sitter (dS) vacua ratio, and </w:t>
      </w:r>
      <w:r>
        <w:rPr>
          <w:b/>
          <w:bCs/>
        </w:rPr>
        <w:t>s7) </w:t>
      </w:r>
      <w:r>
        <w:rPr/>
        <w:t xml:space="preserve">minimised fitness function convergence bounds. Criteria which will be evaluated by a </w:t>
      </w:r>
      <w:r>
        <w:rPr>
          <w:rFonts w:eastAsia="SimSun" w:cs="Times New Roman"/>
          <w:color w:val="auto"/>
          <w:spacing w:val="-1"/>
          <w:kern w:val="0"/>
          <w:sz w:val="22"/>
          <w:szCs w:val="20"/>
          <w:lang w:val="en-GB" w:eastAsia="en-US" w:bidi="ar-SA"/>
        </w:rPr>
        <w:t>Borda</w:t>
      </w:r>
      <w:r>
        <w:rPr/>
        <w:t xml:space="preserve"> rank </w:t>
      </w:r>
      <w:bookmarkStart w:id="21" w:name="ZOTERO_BREF_Bbw5ZNcSuB04_Copy_1"/>
      <w:r>
        <w:rPr/>
        <w:t>[6]</w:t>
      </w:r>
      <w:bookmarkEnd w:id="21"/>
      <w:r>
        <w:rPr/>
        <w:t>.</w:t>
      </w:r>
    </w:p>
    <w:p>
      <w:pPr>
        <w:pStyle w:val="BodyText"/>
        <w:rPr/>
      </w:pPr>
      <w:r>
        <w:rPr/>
        <w:t xml:space="preserve">The ranking was made following an evenly weighted positional score allocation for scale invariance; in other words, all metaheuristics were sorted across independent rankings⁠—⁠—⁠where every configuration obtains a punctuation relative to its position. Punctuations follows a descendent numbering: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oMath>
      <w:r>
        <w:rPr/>
        <w:t xml:space="preserve"> points for the top-performing model and 0 points for the lowest⁠—⁠for </w:t>
      </w:r>
      <w:r>
        <w:rPr/>
      </w:r>
      <m:oMath xmlns:m="http://schemas.openxmlformats.org/officeDocument/2006/math">
        <m:r>
          <w:rPr>
            <w:rFonts w:ascii="Cambria Math" w:hAnsi="Cambria Math"/>
          </w:rPr>
          <m:t xml:space="preserve">n</m:t>
        </m:r>
        <m:r>
          <w:rPr>
            <w:rFonts w:ascii="Cambria Math" w:hAnsi="Cambria Math"/>
          </w:rPr>
          <m:t xml:space="preserve">∈</m:t>
        </m:r>
        <m:r>
          <m:rPr>
            <m:lit/>
            <m:nor/>
          </m:rPr>
          <w:rPr>
            <w:rFonts w:ascii="Cambria Math" w:hAnsi="Cambria Math"/>
          </w:rPr>
          <m:t xml:space="preserve">ℕ</m:t>
        </m:r>
      </m:oMath>
      <w:r>
        <w:rPr/>
        <w:t xml:space="preserve"> being the total number of models ranked⁠—⁠, where the global consensus index </w:t>
      </w:r>
      <w:r>
        <w:rPr/>
      </w:r>
      <m:oMath xmlns:m="http://schemas.openxmlformats.org/officeDocument/2006/math">
        <m:sSub>
          <m:e>
            <m:r>
              <w:rPr>
                <w:rFonts w:ascii="Cambria Math" w:hAnsi="Cambria Math"/>
              </w:rPr>
              <m:t xml:space="preserve">B</m:t>
            </m:r>
          </m:e>
          <m:sub>
            <m:r>
              <w:rPr>
                <w:rFonts w:ascii="Cambria Math" w:hAnsi="Cambria Math"/>
              </w:rPr>
              <m:t xml:space="preserve">i</m:t>
            </m:r>
          </m:sub>
        </m:sSub>
      </m:oMath>
      <w:r>
        <w:rPr/>
        <w:t xml:space="preserve"> for each architecture is then computed via </w:t>
      </w:r>
      <w:r>
        <w:rPr/>
      </w:r>
      <m:oMath xmlns:m="http://schemas.openxmlformats.org/officeDocument/2006/math">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nary>
          <m:naryPr>
            <m:chr m:val="∑"/>
            <m:subHide m:val="1"/>
            <m:supHide m:val="1"/>
          </m:naryPr>
          <m:sub/>
          <m:sup/>
          <m:e>
            <m:sSub>
              <m:e>
                <m:r>
                  <w:rPr>
                    <w:rFonts w:ascii="Cambria Math" w:hAnsi="Cambria Math"/>
                  </w:rPr>
                  <m:t xml:space="preserve">P</m:t>
                </m:r>
              </m:e>
              <m:sub>
                <m:r>
                  <w:rPr>
                    <w:rFonts w:ascii="Cambria Math" w:hAnsi="Cambria Math"/>
                  </w:rPr>
                  <m:t xml:space="preserve">ij</m:t>
                </m:r>
              </m:sub>
            </m:sSub>
          </m:e>
        </m:nary>
      </m:oMath>
      <w:r>
        <w:rPr/>
        <w:t xml:space="preserve">,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oMath>
      <w:r>
        <w:rPr/>
        <w:t>.</w:t>
      </w:r>
    </w:p>
    <w:p>
      <w:pPr>
        <w:pStyle w:val="Heading3"/>
        <w:ind w:hanging="0" w:left="0" w:right="0"/>
        <w:rPr/>
      </w:pPr>
      <w:r>
        <w:rPr/>
        <w:t>Fitness function wall-clock test</w:t>
      </w:r>
    </w:p>
    <w:p>
      <w:pPr>
        <w:pStyle w:val="BodyText"/>
        <w:rPr/>
      </w:pPr>
      <w:r>
        <w:rPr/>
        <w:t xml:space="preserve">The current pipeline is powered by </w:t>
      </w:r>
      <w:r>
        <w:rPr>
          <w:rFonts w:ascii="Courier New" w:hAnsi="Courier New"/>
        </w:rPr>
        <w:t>sympy</w:t>
      </w:r>
      <w:r>
        <w:rPr/>
        <w:t xml:space="preserve">, </w:t>
      </w:r>
      <w:r>
        <w:rPr>
          <w:rFonts w:ascii="Courier New" w:hAnsi="Courier New"/>
        </w:rPr>
        <w:t>cupy</w:t>
      </w:r>
      <w:r>
        <w:rPr/>
        <w:t>/</w:t>
      </w:r>
      <w:r>
        <w:rPr>
          <w:rFonts w:ascii="Courier New" w:hAnsi="Courier New"/>
        </w:rPr>
        <w:t>numpy</w:t>
      </w:r>
      <w:r>
        <w:rPr/>
        <w:t xml:space="preserve">, and </w:t>
      </w:r>
      <w:r>
        <w:rPr>
          <w:rFonts w:ascii="Courier New" w:hAnsi="Courier New"/>
        </w:rPr>
        <w:t>mealpy</w:t>
      </w:r>
      <w:r>
        <w:rPr/>
        <w:t xml:space="preserve">./ </w:t>
      </w:r>
      <w:r>
        <w:rPr>
          <w:rFonts w:ascii="Courier New" w:hAnsi="Courier New"/>
        </w:rPr>
        <w:t>sympy</w:t>
      </w:r>
      <w:r>
        <w:rPr/>
        <w:t xml:space="preserve"> can handle and </w:t>
      </w:r>
      <w:r>
        <w:rPr>
          <w:rFonts w:ascii="Courier New" w:hAnsi="Courier New"/>
        </w:rPr>
        <w:t>lambdify</w:t>
      </w:r>
      <w:r>
        <w:rPr/>
        <w:t xml:space="preserve"> any symbolic approach; </w:t>
      </w:r>
      <w:r>
        <w:rPr>
          <w:rFonts w:ascii="Courier New" w:hAnsi="Courier New"/>
        </w:rPr>
        <w:t>mealpy</w:t>
      </w:r>
      <w:r>
        <w:rPr/>
        <w:t xml:space="preserve"> provides the largest collection of metaheuristics required for these benchmark researches, and </w:t>
      </w:r>
      <w:r>
        <w:rPr>
          <w:rFonts w:ascii="Courier New" w:hAnsi="Courier New"/>
        </w:rPr>
        <w:t>cupy</w:t>
      </w:r>
      <w:r>
        <w:rPr/>
        <w:t xml:space="preserve"> offers high-performance GPU acceleration support to evaluate the fitness function generated by </w:t>
      </w:r>
      <w:r>
        <w:rPr>
          <w:rFonts w:ascii="Courier New" w:hAnsi="Courier New"/>
        </w:rPr>
        <w:t>sympy</w:t>
      </w:r>
      <w:r>
        <w:rPr/>
        <w:t>. Evaluation of this potential is inherently expensive in computational terms.</w:t>
      </w:r>
    </w:p>
    <w:p>
      <w:pPr>
        <w:pStyle w:val="BodyText"/>
        <w:rPr/>
      </w:pPr>
      <w:r>
        <w:rPr/>
        <w:t xml:space="preserve">Since its complexity is assumed to be </w:t>
      </w:r>
      <w:r>
        <w:rPr/>
      </w:r>
      <m:oMath xmlns:m="http://schemas.openxmlformats.org/officeDocument/2006/math">
        <m:r>
          <m:rPr>
            <m:lit/>
            <m:nor/>
          </m:rPr>
          <w:rPr>
            <w:rFonts w:ascii="Cambria Math" w:hAnsi="Cambria Math"/>
          </w:rPr>
          <m:t xml:space="preserve">𝓞</m:t>
        </m:r>
        <m:d>
          <m:dPr>
            <m:begChr m:val="("/>
            <m:endChr m:val=")"/>
          </m:dPr>
          <m:e>
            <m:r>
              <w:rPr>
                <w:rFonts w:ascii="Cambria Math" w:hAnsi="Cambria Math"/>
              </w:rPr>
              <m:t xml:space="preserve">1</m:t>
            </m:r>
          </m:e>
        </m:d>
      </m:oMath>
      <w:r>
        <w:rPr/>
        <w:t xml:space="preserve"> </w:t>
      </w:r>
      <w:r>
        <w:rPr>
          <w:rFonts w:eastAsia="SimSun" w:cs="Times New Roman"/>
          <w:color w:val="auto"/>
          <w:spacing w:val="-1"/>
          <w:kern w:val="0"/>
          <w:sz w:val="22"/>
          <w:szCs w:val="20"/>
          <w:lang w:val="en-GB" w:eastAsia="en-US" w:bidi="ar-SA"/>
        </w:rPr>
        <w:t>—</w:t>
      </w:r>
      <w:r>
        <w:rPr/>
        <w:t>for this function lying on plain arithmetical operations which shall not affect the computational complexity in other means but time</w:t>
      </w:r>
      <w:r>
        <w:rPr>
          <w:rFonts w:eastAsia="SimSun" w:cs="Times New Roman"/>
          <w:color w:val="auto"/>
          <w:spacing w:val="-1"/>
          <w:kern w:val="0"/>
          <w:sz w:val="22"/>
          <w:szCs w:val="20"/>
          <w:lang w:val="en-GB" w:eastAsia="en-US" w:bidi="ar-SA"/>
        </w:rPr>
        <w:t>—</w:t>
      </w:r>
      <w:r>
        <w:rPr/>
        <w:t>, a wall</w:t>
        <w:noBreakHyphen/>
        <w:t xml:space="preserve">clock test was performed to measure time cost. The results of the wall-clock test are shown in Table </w:t>
      </w:r>
      <w:r>
        <w:rPr/>
        <w:fldChar w:fldCharType="begin"/>
      </w:r>
      <w:r>
        <w:rPr/>
        <w:instrText xml:space="preserve"> REF Ref_Table0_number_only \h </w:instrText>
      </w:r>
      <w:r>
        <w:rPr/>
        <w:fldChar w:fldCharType="separate"/>
      </w:r>
      <w:r>
        <w:rPr/>
        <w:t>1</w:t>
      </w:r>
      <w:r>
        <w:rPr/>
        <w:fldChar w:fldCharType="end"/>
      </w:r>
      <w:r>
        <w:rPr/>
        <w:t xml:space="preserve">. What the table shows: number of executions </w:t>
      </w:r>
      <w:r>
        <w:rPr/>
      </w:r>
      <m:oMath xmlns:m="http://schemas.openxmlformats.org/officeDocument/2006/math">
        <m:r>
          <w:rPr>
            <w:rFonts w:ascii="Cambria Math" w:hAnsi="Cambria Math"/>
          </w:rPr>
          <m:t xml:space="preserve">N</m:t>
        </m:r>
      </m:oMath>
      <w:r>
        <w:rPr/>
        <w:t xml:space="preserve">, time </w:t>
      </w:r>
      <w:r>
        <w:rPr/>
      </w:r>
      <m:oMath xmlns:m="http://schemas.openxmlformats.org/officeDocument/2006/math">
        <m:r>
          <w:rPr>
            <w:rFonts w:ascii="Cambria Math" w:hAnsi="Cambria Math"/>
          </w:rPr>
          <m:t xml:space="preserve">t</m:t>
        </m:r>
      </m:oMath>
      <w:r>
        <w:rPr/>
        <w:t xml:space="preserve">, average seconds per execution </w:t>
      </w:r>
      <w:r>
        <w:rPr/>
      </w:r>
      <m:oMath xmlns:m="http://schemas.openxmlformats.org/officeDocument/2006/math">
        <m:acc>
          <m:accPr>
            <m:chr m:val="¯"/>
          </m:accPr>
          <m:e>
            <m:r>
              <w:rPr>
                <w:rFonts w:ascii="Cambria Math" w:hAnsi="Cambria Math"/>
              </w:rPr>
              <m:t xml:space="preserve">t</m:t>
            </m:r>
          </m:e>
        </m:acc>
      </m:oMath>
      <w:r>
        <w:rPr/>
        <w:t xml:space="preserve">, and executions per second  </w:t>
      </w:r>
      <w:r>
        <w:rPr/>
      </w:r>
      <m:oMath xmlns:m="http://schemas.openxmlformats.org/officeDocument/2006/math">
        <m:sSup>
          <m:e>
            <m:r>
              <w:rPr>
                <w:rFonts w:ascii="Cambria Math" w:hAnsi="Cambria Math"/>
              </w:rPr>
              <m:t xml:space="preserve">t</m:t>
            </m:r>
          </m:e>
          <m:sup>
            <m:r>
              <w:rPr>
                <w:rFonts w:ascii="Cambria Math" w:hAnsi="Cambria Math"/>
              </w:rPr>
              <m:t xml:space="preserve">−</m:t>
            </m:r>
            <m:r>
              <w:rPr>
                <w:rFonts w:ascii="Cambria Math" w:hAnsi="Cambria Math"/>
              </w:rPr>
              <m:t xml:space="preserve">1</m:t>
            </m:r>
          </m:sup>
        </m:sSup>
      </m:oMath>
      <w:r>
        <w:rPr/>
        <w:t>.</w:t>
      </w:r>
    </w:p>
    <w:p>
      <w:pPr>
        <w:pStyle w:val="BodyText"/>
        <w:rPr/>
      </w:pPr>
      <w:r>
        <w:rPr/>
        <w:t xml:space="preserve">After this, two additional tests were executed, and a linear regression was performed to compare </w:t>
      </w:r>
      <w:r>
        <w:rPr/>
      </w:r>
      <m:oMath xmlns:m="http://schemas.openxmlformats.org/officeDocument/2006/math">
        <m:r>
          <w:rPr>
            <w:rFonts w:ascii="Cambria Math" w:hAnsi="Cambria Math"/>
          </w:rPr>
          <m:t xml:space="preserve">N</m:t>
        </m:r>
      </m:oMath>
      <w:r>
        <w:rPr/>
        <w:t xml:space="preserve"> against both </w:t>
      </w:r>
      <w:r>
        <w:rPr/>
      </w:r>
      <m:oMath xmlns:m="http://schemas.openxmlformats.org/officeDocument/2006/math">
        <m:r>
          <w:rPr>
            <w:rFonts w:ascii="Cambria Math" w:hAnsi="Cambria Math"/>
          </w:rPr>
          <m:t xml:space="preserve">t</m:t>
        </m:r>
      </m:oMath>
      <w:r>
        <w:rPr/>
        <w:t xml:space="preserve"> and </w:t>
      </w:r>
      <w:r>
        <w:rPr/>
      </w:r>
      <m:oMath xmlns:m="http://schemas.openxmlformats.org/officeDocument/2006/math">
        <m:sSup>
          <m:e>
            <m:r>
              <w:rPr>
                <w:rFonts w:ascii="Cambria Math" w:hAnsi="Cambria Math"/>
              </w:rPr>
              <m:t xml:space="preserve">t</m:t>
            </m:r>
          </m:e>
          <m:sup>
            <m:r>
              <w:rPr>
                <w:rFonts w:ascii="Cambria Math" w:hAnsi="Cambria Math"/>
              </w:rPr>
              <m:t xml:space="preserve">−</m:t>
            </m:r>
            <m:r>
              <w:rPr>
                <w:rFonts w:ascii="Cambria Math" w:hAnsi="Cambria Math"/>
              </w:rPr>
              <m:t xml:space="preserve">1</m:t>
            </m:r>
          </m:sup>
        </m:sSup>
      </m:oMath>
      <w:r>
        <w:rPr/>
        <w:t xml:space="preserve"> across all three trials. The regressions were plotted on a semi-logarithmic scale to accommodate the order-of-magnitude scaling of the iterations. Presumably, as shown in figure </w:t>
      </w:r>
      <w:r>
        <w:rPr/>
        <w:fldChar w:fldCharType="begin"/>
      </w:r>
      <w:r>
        <w:rPr/>
        <w:instrText xml:space="preserve"> REF Ref_Figure0_number_only \h </w:instrText>
      </w:r>
      <w:r>
        <w:rPr/>
        <w:fldChar w:fldCharType="separate"/>
      </w:r>
      <w:r>
        <w:rPr/>
        <w:t>1</w:t>
      </w:r>
      <w:r>
        <w:rPr/>
        <w:fldChar w:fldCharType="end"/>
      </w:r>
      <w:r>
        <w:rPr/>
        <w:t xml:space="preserve">, the iteration throughput </w:t>
      </w:r>
      <w:r>
        <w:rPr/>
      </w:r>
      <m:oMath xmlns:m="http://schemas.openxmlformats.org/officeDocument/2006/math">
        <m:sSup>
          <m:e>
            <m:r>
              <w:rPr>
                <w:rFonts w:ascii="Cambria Math" w:hAnsi="Cambria Math"/>
              </w:rPr>
              <m:t xml:space="preserve">t</m:t>
            </m:r>
          </m:e>
          <m:sup>
            <m:r>
              <w:rPr>
                <w:rFonts w:ascii="Cambria Math" w:hAnsi="Cambria Math"/>
              </w:rPr>
              <m:t xml:space="preserve">−</m:t>
            </m:r>
            <m:r>
              <w:rPr>
                <w:rFonts w:ascii="Cambria Math" w:hAnsi="Cambria Math"/>
              </w:rPr>
              <m:t xml:space="preserve">1</m:t>
            </m:r>
          </m:sup>
        </m:sSup>
      </m:oMath>
      <w:r>
        <w:rPr/>
        <w:t xml:space="preserve"> decreases with the increment of </w:t>
      </w:r>
      <w:r>
        <w:rPr/>
      </w:r>
      <m:oMath xmlns:m="http://schemas.openxmlformats.org/officeDocument/2006/math">
        <m:r>
          <w:rPr>
            <w:rFonts w:ascii="Cambria Math" w:hAnsi="Cambria Math"/>
          </w:rPr>
          <m:t xml:space="preserve">N</m:t>
        </m:r>
      </m:oMath>
      <w:r>
        <w:rPr/>
        <w:t xml:space="preserve"> before stabilising between 420 and 850 iterations per second, and the total execution time </w:t>
      </w:r>
      <w:r>
        <w:rPr/>
      </w:r>
      <m:oMath xmlns:m="http://schemas.openxmlformats.org/officeDocument/2006/math">
        <m:r>
          <w:rPr>
            <w:rFonts w:ascii="Cambria Math" w:hAnsi="Cambria Math"/>
          </w:rPr>
          <m:t xml:space="preserve">t</m:t>
        </m:r>
      </m:oMath>
      <w:r>
        <w:rPr/>
        <w:t xml:space="preserve"> scales linearly. </w:t>
      </w:r>
    </w:p>
    <w:p>
      <w:pPr>
        <w:pStyle w:val="Table"/>
        <w:keepNext w:val="true"/>
        <w:widowControl/>
        <w:suppressLineNumbers/>
        <w:suppressAutoHyphens w:val="true"/>
        <w:bidi w:val="0"/>
        <w:spacing w:lineRule="auto" w:line="259" w:before="120" w:after="120"/>
        <w:ind w:hanging="0" w:left="0" w:right="0"/>
        <w:jc w:val="both"/>
        <w:rPr>
          <w:lang w:val="en-GB" w:eastAsia="en-US" w:bidi="ar-SA"/>
        </w:rPr>
      </w:pPr>
      <w:r>
        <w:rPr>
          <w:lang w:val="en-GB" w:eastAsia="en-US" w:bidi="ar-SA"/>
        </w:rPr>
        <w:t xml:space="preserve">Table </w:t>
      </w:r>
      <w:bookmarkStart w:id="22" w:name="Ref_Table0_number_only"/>
      <w:r>
        <w:rPr>
          <w:lang w:val="en-GB" w:eastAsia="en-US" w:bidi="ar-SA"/>
        </w:rPr>
        <w:fldChar w:fldCharType="begin"/>
      </w:r>
      <w:r>
        <w:rPr>
          <w:lang w:val="en-GB" w:eastAsia="en-US" w:bidi="ar-SA"/>
        </w:rPr>
        <w:instrText xml:space="preserve"> SEQ Table \* ARABIC </w:instrText>
      </w:r>
      <w:r>
        <w:rPr>
          <w:lang w:val="en-GB" w:eastAsia="en-US" w:bidi="ar-SA"/>
        </w:rPr>
        <w:fldChar w:fldCharType="separate"/>
      </w:r>
      <w:r>
        <w:rPr>
          <w:lang w:val="en-GB" w:eastAsia="en-US" w:bidi="ar-SA"/>
        </w:rPr>
        <w:t>1</w:t>
      </w:r>
      <w:r>
        <w:rPr>
          <w:lang w:val="en-GB" w:eastAsia="en-US" w:bidi="ar-SA"/>
        </w:rPr>
        <w:fldChar w:fldCharType="end"/>
      </w:r>
      <w:bookmarkEnd w:id="22"/>
      <w:r>
        <w:rPr>
          <w:lang w:val="en-GB" w:eastAsia="en-US" w:bidi="ar-SA"/>
        </w:rPr>
        <w:t>: Results of wall-clock test for the fitness function.</w:t>
      </w:r>
    </w:p>
    <w:tbl>
      <w:tblPr>
        <w:tblW w:w="8831" w:type="dxa"/>
        <w:jc w:val="left"/>
        <w:tblInd w:w="0" w:type="dxa"/>
        <w:tblLayout w:type="fixed"/>
        <w:tblCellMar>
          <w:top w:w="0" w:type="dxa"/>
          <w:left w:w="0" w:type="dxa"/>
          <w:bottom w:w="0" w:type="dxa"/>
          <w:right w:w="0" w:type="dxa"/>
        </w:tblCellMar>
      </w:tblPr>
      <w:tblGrid>
        <w:gridCol w:w="543"/>
        <w:gridCol w:w="1261"/>
        <w:gridCol w:w="1467"/>
        <w:gridCol w:w="868"/>
        <w:gridCol w:w="280"/>
        <w:gridCol w:w="808"/>
        <w:gridCol w:w="1395"/>
        <w:gridCol w:w="1468"/>
        <w:gridCol w:w="741"/>
      </w:tblGrid>
      <w:tr>
        <w:trPr>
          <w:trHeight w:val="279" w:hRule="atLeast"/>
        </w:trPr>
        <w:tc>
          <w:tcPr>
            <w:tcW w:w="543"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Para xmlns:m="http://schemas.openxmlformats.org/officeDocument/2006/math">
              <m:oMathParaPr>
                <m:jc m:val="center"/>
              </m:oMathParaPr>
              <m:oMath>
                <m:r>
                  <w:rPr>
                    <w:rFonts w:ascii="Cambria Math" w:hAnsi="Cambria Math"/>
                  </w:rPr>
                  <m:t xml:space="preserve">N</m:t>
                </m:r>
              </m:oMath>
            </m:oMathPara>
          </w:p>
        </w:tc>
        <w:tc>
          <w:tcPr>
            <w:tcW w:w="1261"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Para xmlns:m="http://schemas.openxmlformats.org/officeDocument/2006/math">
              <m:oMathParaPr>
                <m:jc m:val="center"/>
              </m:oMathParaPr>
              <m:oMath>
                <m:r>
                  <w:rPr>
                    <w:rFonts w:ascii="Cambria Math" w:hAnsi="Cambria Math"/>
                  </w:rPr>
                  <m:t xml:space="preserve">t</m:t>
                </m:r>
              </m:oMath>
            </m:oMathPara>
          </w:p>
        </w:tc>
        <w:tc>
          <w:tcPr>
            <w:tcW w:w="1467"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Para xmlns:m="http://schemas.openxmlformats.org/officeDocument/2006/math">
              <m:oMathParaPr>
                <m:jc m:val="center"/>
              </m:oMathParaPr>
              <m:oMath>
                <m:acc>
                  <m:accPr>
                    <m:chr m:val="¯"/>
                  </m:accPr>
                  <m:e>
                    <m:r>
                      <w:rPr>
                        <w:rFonts w:ascii="Cambria Math" w:hAnsi="Cambria Math"/>
                      </w:rPr>
                      <m:t xml:space="preserve">t</m:t>
                    </m:r>
                  </m:e>
                </m:acc>
              </m:oMath>
            </m:oMathPara>
          </w:p>
        </w:tc>
        <w:tc>
          <w:tcPr>
            <w:tcW w:w="868"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Para xmlns:m="http://schemas.openxmlformats.org/officeDocument/2006/math">
              <m:oMathParaPr>
                <m:jc m:val="center"/>
              </m:oMathParaPr>
              <m:oMath>
                <m:sSup>
                  <m:e>
                    <m:r>
                      <w:rPr>
                        <w:rFonts w:ascii="Cambria Math" w:hAnsi="Cambria Math"/>
                      </w:rPr>
                      <m:t xml:space="preserve">t</m:t>
                    </m:r>
                  </m:e>
                  <m:sup>
                    <m:r>
                      <w:rPr>
                        <w:rFonts w:ascii="Cambria Math" w:hAnsi="Cambria Math"/>
                      </w:rPr>
                      <m:t xml:space="preserve">−</m:t>
                    </m:r>
                    <m:r>
                      <w:rPr>
                        <w:rFonts w:ascii="Cambria Math" w:hAnsi="Cambria Math"/>
                      </w:rPr>
                      <m:t xml:space="preserve">1</m:t>
                    </m:r>
                  </m:sup>
                </m:sSup>
              </m:oMath>
            </m:oMathPara>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FFFFFF"/>
                <w:sz w:val="22"/>
                <w:szCs w:val="22"/>
                <w:u w:val="none"/>
                <w:lang w:val="en-GB" w:eastAsia="en-US" w:bidi="ar-SA"/>
              </w:rPr>
            </w:pPr>
            <w:r>
              <w:rPr>
                <w:b w:val="false"/>
                <w:bCs w:val="false"/>
                <w:i w:val="false"/>
                <w:iCs w:val="false"/>
                <w:strike w:val="false"/>
                <w:dstrike w:val="false"/>
                <w:outline w:val="false"/>
                <w:shadow w:val="false"/>
                <w:color w:val="FFFFFF"/>
                <w:sz w:val="22"/>
                <w:szCs w:val="22"/>
                <w:u w:val="none"/>
                <w:lang w:val="en-GB" w:eastAsia="en-US" w:bidi="ar-SA"/>
              </w:rPr>
              <w:t>&lt;&gt;</w:t>
            </w:r>
          </w:p>
        </w:tc>
        <w:tc>
          <w:tcPr>
            <w:tcW w:w="808"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Para xmlns:m="http://schemas.openxmlformats.org/officeDocument/2006/math">
              <m:oMathParaPr>
                <m:jc m:val="center"/>
              </m:oMathParaPr>
              <m:oMath>
                <m:r>
                  <w:rPr>
                    <w:rFonts w:ascii="Cambria Math" w:hAnsi="Cambria Math"/>
                  </w:rPr>
                  <m:t xml:space="preserve">N</m:t>
                </m:r>
              </m:oMath>
            </m:oMathPara>
          </w:p>
        </w:tc>
        <w:tc>
          <w:tcPr>
            <w:tcW w:w="1395"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Para xmlns:m="http://schemas.openxmlformats.org/officeDocument/2006/math">
              <m:oMathParaPr>
                <m:jc m:val="center"/>
              </m:oMathParaPr>
              <m:oMath>
                <m:r>
                  <w:rPr>
                    <w:rFonts w:ascii="Cambria Math" w:hAnsi="Cambria Math"/>
                  </w:rPr>
                  <m:t xml:space="preserve">t</m:t>
                </m:r>
              </m:oMath>
            </m:oMathPara>
          </w:p>
        </w:tc>
        <w:tc>
          <w:tcPr>
            <w:tcW w:w="1468"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Para xmlns:m="http://schemas.openxmlformats.org/officeDocument/2006/math">
              <m:oMathParaPr>
                <m:jc m:val="center"/>
              </m:oMathParaPr>
              <m:oMath>
                <m:acc>
                  <m:accPr>
                    <m:chr m:val="¯"/>
                  </m:accPr>
                  <m:e>
                    <m:r>
                      <w:rPr>
                        <w:rFonts w:ascii="Cambria Math" w:hAnsi="Cambria Math"/>
                      </w:rPr>
                      <m:t xml:space="preserve">t</m:t>
                    </m:r>
                  </m:e>
                </m:acc>
              </m:oMath>
            </m:oMathPara>
          </w:p>
        </w:tc>
        <w:tc>
          <w:tcPr>
            <w:tcW w:w="741"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Para xmlns:m="http://schemas.openxmlformats.org/officeDocument/2006/math">
              <m:oMathParaPr>
                <m:jc m:val="center"/>
              </m:oMathParaPr>
              <m:oMath>
                <m:sSup>
                  <m:e>
                    <m:r>
                      <w:rPr>
                        <w:rFonts w:ascii="Cambria Math" w:hAnsi="Cambria Math"/>
                      </w:rPr>
                      <m:t xml:space="preserve">t</m:t>
                    </m:r>
                  </m:e>
                  <m:sup>
                    <m:r>
                      <w:rPr>
                        <w:rFonts w:ascii="Cambria Math" w:hAnsi="Cambria Math"/>
                      </w:rPr>
                      <m:t xml:space="preserve">−</m:t>
                    </m:r>
                    <m:r>
                      <w:rPr>
                        <w:rFonts w:ascii="Cambria Math" w:hAnsi="Cambria Math"/>
                      </w:rPr>
                      <m:t xml:space="preserve">1</m:t>
                    </m:r>
                  </m:sup>
                </m:sSup>
              </m:oMath>
            </m:oMathPara>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0.0012930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1.29E-03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773.42</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300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0.3525780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850.88</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2</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0.0023550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849.25</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700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0.8269840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846.45</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3</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0.0034990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1.17E-03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857.33</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1.2978350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847.57</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7</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0.0082160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1.17E-03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851.98</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2000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2.3604520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847.3</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0.0133640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1.214935e-03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823.09</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3000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3.5257810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850.88</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10</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0.0114730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1.15E-03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871.58</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7000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8.2698410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846.45</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20</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0.0240690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1.20E-03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830.93</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11000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12.9783510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847.57</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30</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0.0352240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1.17E-03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851.69</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20000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23.6045190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847.3</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70</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0.0821420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1.17E-03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852.18</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30000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35.2578080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850.88</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110</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0.1285840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1.168944e-03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855.47</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70000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82.6984450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846.45</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100</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0.1172440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1.17E-03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852.93</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110000</w:t>
            </w:r>
          </w:p>
        </w:tc>
        <w:tc>
          <w:tcPr>
            <w:tcW w:w="1395"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129.7835390</w:t>
            </w:r>
          </w:p>
        </w:tc>
        <w:tc>
          <w:tcPr>
            <w:tcW w:w="1468"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1.179850e-03</w:t>
            </w:r>
          </w:p>
        </w:tc>
        <w:tc>
          <w:tcPr>
            <w:tcW w:w="741"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847.57</w:t>
            </w:r>
          </w:p>
        </w:tc>
      </w:tr>
      <w:tr>
        <w:trPr/>
        <w:tc>
          <w:tcPr>
            <w:tcW w:w="543"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200</w:t>
            </w:r>
          </w:p>
        </w:tc>
        <w:tc>
          <w:tcPr>
            <w:tcW w:w="1261"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0.2352520</w:t>
            </w:r>
          </w:p>
        </w:tc>
        <w:tc>
          <w:tcPr>
            <w:tcW w:w="1467"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868"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850.15</w:t>
            </w:r>
          </w:p>
        </w:tc>
        <w:tc>
          <w:tcPr>
            <w:tcW w:w="280" w:type="dxa"/>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1395"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1468"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741"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r>
    </w:tbl>
    <w:p>
      <w:pPr>
        <w:pStyle w:val="Figure"/>
        <w:keepNext w:val="true"/>
        <w:ind w:hanging="0" w:left="0" w:right="0"/>
        <w:rPr>
          <w:lang w:val="en-GB" w:eastAsia="en-US" w:bidi="ar-SA"/>
        </w:rPr>
      </w:pPr>
      <w:r>
        <w:rPr>
          <w:lang w:val="en-GB" w:eastAsia="en-US" w:bidi="ar-SA"/>
        </w:rPr>
        <w:t xml:space="preserve">Figure </w:t>
      </w:r>
      <w:bookmarkStart w:id="23" w:name="Ref_Figure0_number_only"/>
      <w:r>
        <w:rPr>
          <w:lang w:val="en-GB" w:eastAsia="en-US" w:bidi="ar-SA"/>
        </w:rPr>
        <w:fldChar w:fldCharType="begin"/>
      </w:r>
      <w:r>
        <w:rPr>
          <w:lang w:val="en-GB" w:eastAsia="en-US" w:bidi="ar-SA"/>
        </w:rPr>
        <w:instrText xml:space="preserve"> SEQ Figure \* ARABIC </w:instrText>
      </w:r>
      <w:r>
        <w:rPr>
          <w:lang w:val="en-GB" w:eastAsia="en-US" w:bidi="ar-SA"/>
        </w:rPr>
        <w:fldChar w:fldCharType="separate"/>
      </w:r>
      <w:r>
        <w:rPr>
          <w:lang w:val="en-GB" w:eastAsia="en-US" w:bidi="ar-SA"/>
        </w:rPr>
        <w:t>1</w:t>
      </w:r>
      <w:r>
        <w:rPr>
          <w:lang w:val="en-GB" w:eastAsia="en-US" w:bidi="ar-SA"/>
        </w:rPr>
        <w:fldChar w:fldCharType="end"/>
      </w:r>
      <w:bookmarkEnd w:id="23"/>
      <w:r>
        <w:rPr>
          <w:lang w:val="en-GB" w:eastAsia="en-US" w:bidi="ar-SA"/>
        </w:rPr>
        <w:t>: Polynomial regressions across three test executions confirm the reproducibility of the computational overhead.</w:t>
      </w:r>
    </w:p>
    <w:tbl>
      <w:tblPr>
        <w:tblW w:w="8784" w:type="dxa"/>
        <w:jc w:val="left"/>
        <w:tblInd w:w="107" w:type="dxa"/>
        <w:tblLayout w:type="fixed"/>
        <w:tblCellMar>
          <w:top w:w="55" w:type="dxa"/>
          <w:left w:w="55" w:type="dxa"/>
          <w:bottom w:w="55" w:type="dxa"/>
          <w:right w:w="55" w:type="dxa"/>
        </w:tblCellMar>
      </w:tblPr>
      <w:tblGrid>
        <w:gridCol w:w="8784"/>
      </w:tblGrid>
      <w:tr>
        <w:trPr/>
        <w:tc>
          <w:tcPr>
            <w:tcW w:w="8784" w:type="dxa"/>
            <w:tcBorders/>
          </w:tcPr>
          <w:p>
            <w:pPr>
              <w:pStyle w:val="TableContents"/>
              <w:widowControl w:val="false"/>
              <w:suppressLineNumbers/>
              <w:suppressAutoHyphens w:val="true"/>
              <w:bidi w:val="0"/>
              <w:spacing w:lineRule="auto" w:line="259" w:before="0" w:after="0"/>
              <w:ind w:hanging="0" w:left="0" w:right="0"/>
              <w:jc w:val="both"/>
              <w:rPr>
                <w:lang w:val="en-GB" w:eastAsia="en-US" w:bidi="ar-SA"/>
              </w:rPr>
            </w:pPr>
            <w:r>
              <w:rPr/>
              <w:drawing>
                <wp:inline distT="0" distB="0" distL="0" distR="0">
                  <wp:extent cx="5578475" cy="2373630"/>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8"/>
                          <a:stretch>
                            <a:fillRect/>
                          </a:stretch>
                        </pic:blipFill>
                        <pic:spPr bwMode="auto">
                          <a:xfrm>
                            <a:off x="0" y="0"/>
                            <a:ext cx="5578475" cy="2373630"/>
                          </a:xfrm>
                          <a:prstGeom prst="rect">
                            <a:avLst/>
                          </a:prstGeom>
                          <a:noFill/>
                        </pic:spPr>
                      </pic:pic>
                    </a:graphicData>
                  </a:graphic>
                </wp:inline>
              </w:drawing>
            </w:r>
          </w:p>
        </w:tc>
      </w:tr>
    </w:tbl>
    <w:p>
      <w:pPr>
        <w:pStyle w:val="Heading3"/>
        <w:ind w:hanging="0" w:left="0" w:right="0"/>
        <w:rPr/>
      </w:pPr>
      <w:r>
        <w:rPr/>
        <w:t>IWO and PSO implementation</w:t>
      </w:r>
    </w:p>
    <w:p>
      <w:pPr>
        <w:pStyle w:val="BodyText"/>
        <w:rPr/>
      </w:pPr>
      <w:r>
        <w:rPr/>
        <w:t>As no algorithm is proved to outperform in every possible problem </w:t>
      </w:r>
      <w:bookmarkStart w:id="24" w:name="ZOTERO_BREF_R6fWNkEahfyZ"/>
      <w:r>
        <w:rPr/>
        <w:t>[11]</w:t>
      </w:r>
      <w:bookmarkEnd w:id="24"/>
      <w:r>
        <w:rPr/>
        <w:t>⁠—here, ⁠it is assumed that this problem corresponds to a new class where it is needed to perform a search from scratch. Combinations selected to perform this benchmark are shown in table </w:t>
      </w:r>
      <w:r>
        <w:rPr/>
        <w:fldChar w:fldCharType="begin"/>
      </w:r>
      <w:r>
        <w:rPr/>
        <w:instrText xml:space="preserve"> REF Ref_Table1_number_only \h </w:instrText>
      </w:r>
      <w:r>
        <w:rPr/>
        <w:fldChar w:fldCharType="separate"/>
      </w:r>
      <w:r>
        <w:rPr/>
        <w:t>2</w:t>
      </w:r>
      <w:r>
        <w:rPr/>
        <w:fldChar w:fldCharType="end"/>
      </w:r>
      <w:r>
        <w:rPr/>
        <w:t>.</w:t>
      </w:r>
    </w:p>
    <w:p>
      <w:pPr>
        <w:pStyle w:val="Table"/>
        <w:keepNext w:val="true"/>
        <w:rPr/>
      </w:pPr>
      <w:r>
        <w:rPr/>
        <w:t xml:space="preserve">Table </w:t>
      </w:r>
      <w:bookmarkStart w:id="25" w:name="Ref_Table1_number_only"/>
      <w:r>
        <w:rPr/>
        <w:fldChar w:fldCharType="begin"/>
      </w:r>
      <w:r>
        <w:rPr/>
        <w:instrText xml:space="preserve"> SEQ Table \* ARABIC </w:instrText>
      </w:r>
      <w:r>
        <w:rPr/>
        <w:fldChar w:fldCharType="separate"/>
      </w:r>
      <w:r>
        <w:rPr/>
        <w:t>2</w:t>
      </w:r>
      <w:r>
        <w:rPr/>
        <w:fldChar w:fldCharType="end"/>
      </w:r>
      <w:bookmarkEnd w:id="25"/>
      <w:r>
        <w:rPr/>
        <w:t>: Grid configurations for IWO and PSO, each configuration corresponds to a model.</w:t>
      </w:r>
    </w:p>
    <w:tbl>
      <w:tblPr>
        <w:tblW w:w="8837" w:type="dxa"/>
        <w:jc w:val="left"/>
        <w:tblInd w:w="0" w:type="dxa"/>
        <w:tblLayout w:type="fixed"/>
        <w:tblCellMar>
          <w:top w:w="0" w:type="dxa"/>
          <w:left w:w="0" w:type="dxa"/>
          <w:bottom w:w="0" w:type="dxa"/>
          <w:right w:w="0" w:type="dxa"/>
        </w:tblCellMar>
      </w:tblPr>
      <w:tblGrid>
        <w:gridCol w:w="592"/>
        <w:gridCol w:w="532"/>
        <w:gridCol w:w="806"/>
        <w:gridCol w:w="749"/>
        <w:gridCol w:w="854"/>
        <w:gridCol w:w="820"/>
        <w:gridCol w:w="470"/>
        <w:gridCol w:w="516"/>
        <w:gridCol w:w="390"/>
        <w:gridCol w:w="562"/>
        <w:gridCol w:w="479"/>
        <w:gridCol w:w="387"/>
        <w:gridCol w:w="388"/>
        <w:gridCol w:w="536"/>
        <w:gridCol w:w="756"/>
      </w:tblGrid>
      <w:tr>
        <w:trPr/>
        <w:tc>
          <w:tcPr>
            <w:tcW w:w="592"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Name</w:t>
            </w:r>
          </w:p>
        </w:tc>
        <w:tc>
          <w:tcPr>
            <w:tcW w:w="532"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epoch</w:t>
            </w:r>
          </w:p>
        </w:tc>
        <w:tc>
          <w:tcPr>
            <w:tcW w:w="806"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exponent</w:t>
            </w:r>
          </w:p>
        </w:tc>
        <w:tc>
          <w:tcPr>
            <w:tcW w:w="749"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pop_size</w:t>
            </w:r>
          </w:p>
        </w:tc>
        <w:tc>
          <w:tcPr>
            <w:tcW w:w="854"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seed_max</w:t>
            </w:r>
          </w:p>
        </w:tc>
        <w:tc>
          <w:tcPr>
            <w:tcW w:w="820"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seed_min</w:t>
            </w:r>
          </w:p>
        </w:tc>
        <w:tc>
          <w:tcPr>
            <w:tcW w:w="470"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r>
            <m:oMathPara xmlns:m="http://schemas.openxmlformats.org/officeDocument/2006/math">
              <m:oMathParaPr>
                <m:jc m:val="center"/>
              </m:oMathParaPr>
              <m:oMath>
                <m:sSub>
                  <m:e>
                    <m:r>
                      <w:rPr>
                        <w:rFonts w:ascii="Cambria Math" w:hAnsi="Cambria Math"/>
                      </w:rPr>
                      <m:t xml:space="preserve">σ</m:t>
                    </m:r>
                  </m:e>
                  <m:sub>
                    <m:r>
                      <m:rPr>
                        <m:lit/>
                        <m:nor/>
                      </m:rPr>
                      <w:rPr>
                        <w:rFonts w:ascii="Cambria Math" w:hAnsi="Cambria Math"/>
                      </w:rPr>
                      <m:t xml:space="preserve">end</m:t>
                    </m:r>
                  </m:sub>
                </m:sSub>
              </m:oMath>
            </m:oMathPara>
          </w:p>
        </w:tc>
        <w:tc>
          <w:tcPr>
            <w:tcW w:w="516"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r>
            <m:oMathPara xmlns:m="http://schemas.openxmlformats.org/officeDocument/2006/math">
              <m:oMathParaPr>
                <m:jc m:val="center"/>
              </m:oMathParaPr>
              <m:oMath>
                <m:sSub>
                  <m:e>
                    <m:r>
                      <w:rPr>
                        <w:rFonts w:ascii="Cambria Math" w:hAnsi="Cambria Math"/>
                      </w:rPr>
                      <m:t xml:space="preserve">σ</m:t>
                    </m:r>
                  </m:e>
                  <m:sub>
                    <m:r>
                      <m:rPr>
                        <m:lit/>
                        <m:nor/>
                      </m:rPr>
                      <w:rPr>
                        <w:rFonts w:ascii="Cambria Math" w:hAnsi="Cambria Math"/>
                      </w:rPr>
                      <m:t xml:space="preserve">start</m:t>
                    </m:r>
                  </m:sub>
                </m:sSub>
              </m:oMath>
            </m:oMathPara>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FFFFFF"/>
                <w:sz w:val="14"/>
                <w:szCs w:val="14"/>
                <w:u w:val="none"/>
              </w:rPr>
            </w:pPr>
            <w:r>
              <w:rPr>
                <w:b w:val="false"/>
                <w:bCs w:val="false"/>
                <w:i w:val="false"/>
                <w:iCs w:val="false"/>
                <w:strike w:val="false"/>
                <w:dstrike w:val="false"/>
                <w:outline w:val="false"/>
                <w:shadow w:val="false"/>
                <w:color w:val="FFFFFF"/>
                <w:sz w:val="14"/>
                <w:szCs w:val="14"/>
                <w:u w:val="none"/>
              </w:rPr>
              <w:t>&lt;&gt;</w:t>
            </w:r>
          </w:p>
        </w:tc>
        <w:tc>
          <w:tcPr>
            <w:tcW w:w="562" w:type="dxa"/>
            <w:tcBorders>
              <w:top w:val="single" w:sz="6" w:space="0" w:color="000000"/>
              <w:bottom w:val="single" w:sz="6" w:space="0" w:color="000000"/>
            </w:tcBorders>
            <w:vAlign w:val="center"/>
          </w:tcPr>
          <w:p>
            <w:pPr>
              <w:pStyle w:val="Heading3"/>
              <w:numPr>
                <w:ilvl w:val="0"/>
                <w:numId w:val="0"/>
              </w:numPr>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Name</w:t>
            </w:r>
          </w:p>
        </w:tc>
        <w:tc>
          <w:tcPr>
            <w:tcW w:w="479" w:type="dxa"/>
            <w:tcBorders>
              <w:top w:val="single" w:sz="6" w:space="0" w:color="000000"/>
              <w:bottom w:val="single" w:sz="6" w:space="0" w:color="000000"/>
            </w:tcBorders>
            <w:vAlign w:val="center"/>
          </w:tcPr>
          <w:p>
            <w:pPr>
              <w:pStyle w:val="Heading3"/>
              <w:numPr>
                <w:ilvl w:val="0"/>
                <w:numId w:val="0"/>
              </w:numPr>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r>
            <m:oMathPara xmlns:m="http://schemas.openxmlformats.org/officeDocument/2006/math">
              <m:oMathParaPr>
                <m:jc m:val="center"/>
              </m:oMathParaPr>
              <m:oMath>
                <m:r>
                  <w:rPr>
                    <w:rFonts w:ascii="Cambria Math" w:hAnsi="Cambria Math"/>
                  </w:rPr>
                  <m:t xml:space="preserve">α</m:t>
                </m:r>
              </m:oMath>
            </m:oMathPara>
          </w:p>
        </w:tc>
        <w:tc>
          <w:tcPr>
            <w:tcW w:w="387" w:type="dxa"/>
            <w:tcBorders>
              <w:top w:val="single" w:sz="6" w:space="0" w:color="000000"/>
              <w:bottom w:val="single" w:sz="6" w:space="0" w:color="000000"/>
            </w:tcBorders>
            <w:vAlign w:val="center"/>
          </w:tcPr>
          <w:p>
            <w:pPr>
              <w:pStyle w:val="Heading3"/>
              <w:numPr>
                <w:ilvl w:val="0"/>
                <w:numId w:val="0"/>
              </w:numPr>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1</m:t>
                    </m:r>
                  </m:sub>
                </m:sSub>
              </m:oMath>
            </m:oMathPara>
          </w:p>
        </w:tc>
        <w:tc>
          <w:tcPr>
            <w:tcW w:w="388" w:type="dxa"/>
            <w:tcBorders>
              <w:top w:val="single" w:sz="6" w:space="0" w:color="000000"/>
              <w:bottom w:val="single" w:sz="6" w:space="0" w:color="000000"/>
            </w:tcBorders>
            <w:vAlign w:val="center"/>
          </w:tcPr>
          <w:p>
            <w:pPr>
              <w:pStyle w:val="Heading3"/>
              <w:numPr>
                <w:ilvl w:val="0"/>
                <w:numId w:val="0"/>
              </w:numPr>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2</m:t>
                    </m:r>
                  </m:sub>
                </m:sSub>
              </m:oMath>
            </m:oMathPara>
          </w:p>
        </w:tc>
        <w:tc>
          <w:tcPr>
            <w:tcW w:w="536" w:type="dxa"/>
            <w:tcBorders>
              <w:top w:val="single" w:sz="6" w:space="0" w:color="000000"/>
              <w:bottom w:val="single" w:sz="6" w:space="0" w:color="000000"/>
            </w:tcBorders>
            <w:vAlign w:val="center"/>
          </w:tcPr>
          <w:p>
            <w:pPr>
              <w:pStyle w:val="Heading3"/>
              <w:numPr>
                <w:ilvl w:val="0"/>
                <w:numId w:val="0"/>
              </w:numPr>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epoch</w:t>
            </w:r>
          </w:p>
        </w:tc>
        <w:tc>
          <w:tcPr>
            <w:tcW w:w="756" w:type="dxa"/>
            <w:tcBorders>
              <w:top w:val="single" w:sz="6" w:space="0" w:color="000000"/>
              <w:bottom w:val="single" w:sz="6" w:space="0" w:color="000000"/>
            </w:tcBorders>
            <w:vAlign w:val="center"/>
          </w:tcPr>
          <w:p>
            <w:pPr>
              <w:pStyle w:val="Heading3"/>
              <w:numPr>
                <w:ilvl w:val="0"/>
                <w:numId w:val="0"/>
              </w:numPr>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pop_size</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IWO0</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PSO0</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IWO1</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0.1</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PSO1</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IWO2</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0.15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PSO2</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IWO3</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PSO3</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IWO4</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PSO4</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IWO5</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PSO5</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IWO6</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0.1</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PSO6</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IWO7</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0.15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PSO7</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IWO8</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PSO8</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IWO9</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PSO9</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IWO10</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PSO10</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IWO11</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0.1</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PSO11</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IWO12</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0.15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PSO12</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IWO13</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PSO13</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IWO14</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PSO14</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IWO15</w:t>
            </w:r>
          </w:p>
        </w:tc>
        <w:tc>
          <w:tcPr>
            <w:tcW w:w="532"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0.05</w:t>
            </w:r>
          </w:p>
        </w:tc>
        <w:tc>
          <w:tcPr>
            <w:tcW w:w="516"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bottom w:val="single" w:sz="6" w:space="0" w:color="000000"/>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PSO15</w:t>
            </w:r>
          </w:p>
        </w:tc>
        <w:tc>
          <w:tcPr>
            <w:tcW w:w="479" w:type="dxa"/>
            <w:tcBorders>
              <w:bottom w:val="single" w:sz="6" w:space="0" w:color="000000"/>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bottom w:val="single" w:sz="6" w:space="0" w:color="000000"/>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w:t>
            </w:r>
          </w:p>
        </w:tc>
        <w:tc>
          <w:tcPr>
            <w:tcW w:w="388" w:type="dxa"/>
            <w:tcBorders>
              <w:bottom w:val="single" w:sz="6" w:space="0" w:color="000000"/>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536" w:type="dxa"/>
            <w:tcBorders>
              <w:bottom w:val="single" w:sz="6" w:space="0" w:color="000000"/>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bottom w:val="single" w:sz="6" w:space="0" w:color="000000"/>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bl>
    <w:p>
      <w:pPr>
        <w:pStyle w:val="BodyText"/>
        <w:rPr/>
      </w:pPr>
      <w:r>
        <w:rPr/>
        <w:t>Another assumption taken is that due to its high sensibility to decimal changes</w:t>
      </w:r>
      <w:r>
        <w:rPr>
          <w:rFonts w:eastAsia="SimSun" w:cs="Times New Roman"/>
          <w:color w:val="auto"/>
          <w:spacing w:val="-1"/>
          <w:kern w:val="0"/>
          <w:sz w:val="22"/>
          <w:szCs w:val="20"/>
          <w:lang w:val="en-GB" w:eastAsia="en-US" w:bidi="ar-SA"/>
        </w:rPr>
        <w:t xml:space="preserve">–in the order of </w:t>
      </w:r>
      <w:r>
        <w:rPr/>
      </w:r>
      <m:oMath xmlns:m="http://schemas.openxmlformats.org/officeDocument/2006/math">
        <m:r>
          <w:rPr>
            <w:rFonts w:ascii="Cambria Math" w:hAnsi="Cambria Math"/>
          </w:rPr>
          <m:t xml:space="preserve">1e16</m:t>
        </m:r>
      </m:oMath>
      <w:r>
        <w:rPr>
          <w:rFonts w:eastAsia="SimSun" w:cs="Times New Roman"/>
          <w:color w:val="auto"/>
          <w:spacing w:val="-1"/>
          <w:kern w:val="0"/>
          <w:sz w:val="22"/>
          <w:szCs w:val="20"/>
          <w:lang w:val="en-GB" w:eastAsia="en-US" w:bidi="ar-SA"/>
        </w:rPr>
        <w:t xml:space="preserve"> or less</w:t>
      </w:r>
      <w:r>
        <w:rPr/>
        <w:t>, the Type IIB scalar potential necessitates a high-granularity hyperparameter search. Combinatorial analysis yields 1 000 configurations for AIW</w:t>
        <w:noBreakHyphen/>
        <w:t>PSO and 189 000 for Original</w:t>
        <w:noBreakHyphen/>
        <w:t xml:space="preserve">IWO families. This amount led the search to take only the first 16 configurations from each optimiser group (Table </w:t>
      </w:r>
      <w:r>
        <w:rPr/>
        <w:fldChar w:fldCharType="begin"/>
      </w:r>
      <w:r>
        <w:rPr/>
        <w:instrText xml:space="preserve"> REF Ref_Table1_number_only \h </w:instrText>
      </w:r>
      <w:r>
        <w:rPr/>
        <w:fldChar w:fldCharType="separate"/>
      </w:r>
      <w:r>
        <w:rPr/>
        <w:t>2</w:t>
      </w:r>
      <w:r>
        <w:rPr/>
        <w:fldChar w:fldCharType="end"/>
      </w:r>
      <w:r>
        <w:rPr/>
        <w:t>)⁠. Other imitations which led to the first ones are discussed later.</w:t>
      </w:r>
    </w:p>
    <w:p>
      <w:pPr>
        <w:pStyle w:val="BodyText"/>
        <w:rPr/>
      </w:pPr>
      <w:r>
        <w:rPr/>
        <w:t xml:space="preserve">Nevertheless, the internal architecture of the </w:t>
      </w:r>
      <w:r>
        <w:rPr>
          <w:rFonts w:ascii="Courier New" w:hAnsi="Courier New"/>
        </w:rPr>
        <w:t xml:space="preserve">mealpy </w:t>
      </w:r>
      <w:r>
        <w:rPr/>
        <w:t xml:space="preserve">framework is not natively designed to operate with </w:t>
      </w:r>
      <w:r>
        <w:rPr>
          <w:rFonts w:ascii="Courier New" w:hAnsi="Courier New"/>
        </w:rPr>
        <w:t xml:space="preserve">CuPy </w:t>
      </w:r>
      <w:r>
        <w:rPr/>
        <w:t>data structures. In consequence of such limitation, penalisation functions ran over GPU, later the sum returned to CPU where the algorithm operators were performed. Against any fear for bottleneck due to CPU↔GPU exchange (PCIe transfer latency</w:t>
      </w:r>
      <w:r>
        <w:rPr>
          <w:rFonts w:eastAsia="SimSun" w:cs="Times New Roman"/>
          <w:color w:val="auto"/>
          <w:spacing w:val="-1"/>
          <w:kern w:val="0"/>
          <w:sz w:val="22"/>
          <w:szCs w:val="20"/>
          <w:lang w:val="en-GB" w:eastAsia="en-US" w:bidi="ar-SA"/>
        </w:rPr>
        <w:t>)</w:t>
      </w:r>
      <w:r>
        <w:rPr/>
        <w:t xml:space="preserve">, this performed far smarter than without it (from days to hours per optimiser for </w:t>
      </w:r>
      <w:r>
        <w:rPr>
          <w:i/>
          <w:iCs/>
        </w:rPr>
        <w:t>cheaper</w:t>
      </w:r>
      <w:r>
        <w:rPr/>
        <w:t xml:space="preserve"> configurations).</w:t>
      </w:r>
    </w:p>
    <w:p>
      <w:pPr>
        <w:pStyle w:val="BodyText"/>
        <w:bidi w:val="0"/>
        <w:rPr/>
      </w:pPr>
      <w:r>
        <w:rPr/>
        <w:t>For the AIW</w:t>
        <w:noBreakHyphen/>
        <w:t xml:space="preserve">PSO variant </w:t>
      </w:r>
      <w:r>
        <w:rPr>
          <w:rFonts w:eastAsia="SimSun" w:cs="Times New Roman"/>
          <w:color w:val="auto"/>
          <w:spacing w:val="-1"/>
          <w:kern w:val="0"/>
          <w:sz w:val="22"/>
          <w:szCs w:val="20"/>
          <w:lang w:val="en-GB" w:eastAsia="en-US" w:bidi="ar-SA"/>
        </w:rPr>
        <w:t>—let’s call it</w:t>
      </w:r>
      <w:r>
        <w:rPr/>
        <w:t xml:space="preserve"> </w:t>
      </w:r>
      <w:r>
        <w:rPr/>
      </w:r>
      <m:oMath xmlns:m="http://schemas.openxmlformats.org/officeDocument/2006/math">
        <m:r>
          <w:rPr>
            <w:rFonts w:ascii="Cambria Math" w:hAnsi="Cambria Math"/>
          </w:rPr>
          <m:t xml:space="preserve">S</m:t>
        </m:r>
      </m:oMath>
      <w:r>
        <w:rPr>
          <w:rFonts w:eastAsia="SimSun" w:cs="Times New Roman"/>
          <w:color w:val="auto"/>
          <w:spacing w:val="-1"/>
          <w:kern w:val="0"/>
          <w:sz w:val="22"/>
          <w:szCs w:val="20"/>
          <w:lang w:val="en-GB" w:eastAsia="en-US" w:bidi="ar-SA"/>
        </w:rPr>
        <w:t>—</w:t>
      </w:r>
      <w:r>
        <w:rPr/>
        <w:t>, the temporal cost per epoch remains strictly deterministic and invariant throughout the execution. Conversely, Original</w:t>
        <w:noBreakHyphen/>
        <w:t xml:space="preserve">IWO </w:t>
      </w:r>
      <w:r>
        <w:rPr>
          <w:rFonts w:eastAsia="SimSun" w:cs="Times New Roman"/>
          <w:color w:val="auto"/>
          <w:spacing w:val="-1"/>
          <w:kern w:val="0"/>
          <w:sz w:val="22"/>
          <w:szCs w:val="20"/>
          <w:lang w:val="en-GB" w:eastAsia="en-US" w:bidi="ar-SA"/>
        </w:rPr>
        <w:t xml:space="preserve">—let’s call it </w:t>
      </w:r>
      <w:r>
        <w:rPr/>
      </w:r>
      <m:oMath xmlns:m="http://schemas.openxmlformats.org/officeDocument/2006/math">
        <m:r>
          <w:rPr>
            <w:rFonts w:ascii="Cambria Math" w:hAnsi="Cambria Math"/>
          </w:rPr>
          <m:t xml:space="preserve">W</m:t>
        </m:r>
      </m:oMath>
      <w:r>
        <w:rPr>
          <w:rFonts w:eastAsia="SimSun" w:cs="Times New Roman"/>
          <w:color w:val="auto"/>
          <w:spacing w:val="-1"/>
          <w:kern w:val="0"/>
          <w:sz w:val="22"/>
          <w:szCs w:val="20"/>
          <w:lang w:val="en-GB" w:eastAsia="en-US" w:bidi="ar-SA"/>
        </w:rPr>
        <w:t>—</w:t>
      </w:r>
      <w:r>
        <w:rPr/>
        <w:t xml:space="preserve"> exhibits significant temporal volatility, as its dynamic, fitness</w:t>
        <w:noBreakHyphen/>
        <w:t>driven seed dispersion fluctuates according to the topolgraphy of the landscape.</w:t>
      </w:r>
    </w:p>
    <w:p>
      <w:pPr>
        <w:pStyle w:val="Heading3"/>
        <w:ind w:hanging="0" w:left="0" w:right="0"/>
        <w:rPr/>
      </w:pPr>
      <w:r>
        <w:rPr/>
        <w:t>Computational Complexity and Architectural Latency Analysis</w:t>
      </w:r>
    </w:p>
    <w:p>
      <w:pPr>
        <w:pStyle w:val="BodyText"/>
        <w:rPr/>
      </w:pPr>
      <w:r>
        <w:rPr/>
        <w:t xml:space="preserve">The global computational cost must be modelled by coupling the metaheuristic operators with the physical hardware constraints. To do so, let </w:t>
      </w:r>
      <w:r>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5</m:t>
        </m:r>
      </m:oMath>
      <w:r>
        <w:rPr/>
        <w:t xml:space="preserve"> represent the dimensionality of the </w:t>
      </w:r>
      <w:r>
        <w:rPr>
          <w:strike w:val="false"/>
          <w:dstrike w:val="false"/>
        </w:rPr>
        <w:t xml:space="preserve"> scalar potential to optimise, </w:t>
      </w:r>
      <w:r>
        <w:rPr/>
      </w:r>
      <m:oMath xmlns:m="http://schemas.openxmlformats.org/officeDocument/2006/math">
        <m:r>
          <w:rPr>
            <w:rFonts w:ascii="Cambria Math" w:hAnsi="Cambria Math"/>
          </w:rPr>
          <m:t xml:space="preserve">iter</m:t>
        </m:r>
      </m:oMath>
      <w:r>
        <w:rPr/>
        <w:t xml:space="preserve"> denote the current epoch up to </w:t>
      </w:r>
      <w:r>
        <w:rPr/>
      </w:r>
      <m:oMath xmlns:m="http://schemas.openxmlformats.org/officeDocument/2006/math">
        <m:sSub>
          <m:e>
            <m:r>
              <w:rPr>
                <w:rFonts w:ascii="Cambria Math" w:hAnsi="Cambria Math"/>
              </w:rPr>
              <m:t xml:space="preserve">iter</m:t>
            </m:r>
          </m:e>
          <m:sub>
            <m:r>
              <m:rPr>
                <m:lit/>
                <m:nor/>
              </m:rPr>
              <w:rPr>
                <w:rFonts w:ascii="Cambria Math" w:hAnsi="Cambria Math"/>
              </w:rPr>
              <m:t xml:space="preserve">max</m:t>
            </m:r>
          </m:sub>
        </m:sSub>
        <m:r>
          <w:rPr>
            <w:rFonts w:ascii="Cambria Math" w:hAnsi="Cambria Math"/>
          </w:rPr>
          <m:t xml:space="preserve">=</m:t>
        </m:r>
        <m:r>
          <w:rPr>
            <w:rFonts w:ascii="Cambria Math" w:hAnsi="Cambria Math"/>
          </w:rPr>
          <m:t xml:space="preserve">50</m:t>
        </m:r>
      </m:oMath>
      <w:r>
        <w:rPr/>
        <w:t xml:space="preserve">; and </w:t>
      </w:r>
      <w:r>
        <w:rPr/>
      </w:r>
      <m:oMath xmlns:m="http://schemas.openxmlformats.org/officeDocument/2006/math">
        <m:r>
          <w:rPr>
            <w:rFonts w:ascii="Cambria Math" w:hAnsi="Cambria Math"/>
          </w:rPr>
          <m:t xml:space="preserve">P</m:t>
        </m:r>
      </m:oMath>
      <w:r>
        <w:rPr/>
        <w:t>, the population size.</w:t>
      </w:r>
    </w:p>
    <w:p>
      <w:pPr>
        <w:pStyle w:val="BodyText"/>
        <w:rPr/>
      </w:pPr>
      <w:r>
        <w:rPr/>
        <w:t xml:space="preserve">For the </w:t>
      </w:r>
      <w:r>
        <w:rPr/>
      </w:r>
      <m:oMath xmlns:m="http://schemas.openxmlformats.org/officeDocument/2006/math">
        <m:r>
          <w:rPr>
            <w:rFonts w:ascii="Cambria Math" w:hAnsi="Cambria Math"/>
          </w:rPr>
          <m:t xml:space="preserve">S</m:t>
        </m:r>
      </m:oMath>
      <w:r>
        <w:rPr/>
        <w:t xml:space="preserve"> family, based on Qin et al. </w:t>
      </w:r>
      <w:bookmarkStart w:id="26" w:name="ZOTERO_BREF_7PgfE14ziNGB"/>
      <w:r>
        <w:rPr/>
        <w:t>[12]</w:t>
      </w:r>
      <w:bookmarkEnd w:id="26"/>
      <w:r>
        <w:rPr/>
        <w:t>, the population size remains strictly invariant:</w:t>
      </w:r>
      <w:r>
        <w:rPr/>
      </w:r>
      <m:oMath xmlns:m="http://schemas.openxmlformats.org/officeDocument/2006/math">
        <m:sSub>
          <m:e>
            <m:r>
              <w:rPr>
                <w:rFonts w:ascii="Cambria Math" w:hAnsi="Cambria Math"/>
              </w:rPr>
              <m:t xml:space="preserve">P</m:t>
            </m:r>
          </m:e>
          <m:sub>
            <m:r>
              <m:rPr>
                <m:lit/>
                <m:nor/>
              </m:rPr>
              <w:rPr>
                <w:rFonts w:ascii="Cambria Math" w:hAnsi="Cambria Math"/>
              </w:rPr>
              <m:t xml:space="preserve">active</m:t>
            </m:r>
          </m:sub>
        </m:sSub>
        <m:d>
          <m:dPr>
            <m:begChr m:val="("/>
            <m:endChr m:val=")"/>
          </m:dPr>
          <m:e>
            <m:r>
              <w:rPr>
                <w:rFonts w:ascii="Cambria Math" w:hAnsi="Cambria Math"/>
              </w:rPr>
              <m:t xml:space="preserve">iter</m:t>
            </m:r>
          </m:e>
        </m:d>
        <m:r>
          <w:rPr>
            <w:rFonts w:ascii="Cambria Math" w:hAnsi="Cambria Math"/>
          </w:rPr>
          <m:t xml:space="preserve">=</m:t>
        </m:r>
        <m:r>
          <w:rPr>
            <w:rFonts w:ascii="Cambria Math" w:hAnsi="Cambria Math"/>
          </w:rPr>
          <m:t xml:space="preserve">P</m:t>
        </m:r>
        <m:r>
          <w:rPr>
            <w:rFonts w:ascii="Cambria Math" w:hAnsi="Cambria Math"/>
          </w:rPr>
          <m:t xml:space="preserve">,</m:t>
        </m:r>
        <m:r>
          <m:rPr>
            <m:lit/>
            <m:nor/>
          </m:rPr>
          <w:rPr>
            <w:rFonts w:ascii="Cambria Math" w:hAnsi="Cambria Math"/>
          </w:rPr>
          <m:t xml:space="preserve"> </m:t>
        </m:r>
        <m:r>
          <w:rPr>
            <w:rFonts w:ascii="Cambria Math" w:hAnsi="Cambria Math"/>
          </w:rPr>
          <m:t xml:space="preserve">∀</m:t>
        </m:r>
        <m:r>
          <w:rPr>
            <w:rFonts w:ascii="Cambria Math" w:hAnsi="Cambria Math"/>
          </w:rPr>
          <m:t xml:space="preserve">iter</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sSub>
              <m:e>
                <m:r>
                  <w:rPr>
                    <w:rFonts w:ascii="Cambria Math" w:hAnsi="Cambria Math"/>
                  </w:rPr>
                  <m:t xml:space="preserve">iter</m:t>
                </m:r>
              </m:e>
              <m:sub>
                <m:r>
                  <m:rPr>
                    <m:lit/>
                    <m:nor/>
                  </m:rPr>
                  <w:rPr>
                    <w:rFonts w:ascii="Cambria Math" w:hAnsi="Cambria Math"/>
                  </w:rPr>
                  <m:t xml:space="preserve">max</m:t>
                </m:r>
              </m:sub>
            </m:sSub>
          </m:e>
        </m:d>
      </m:oMath>
      <w:r>
        <w:rPr/>
        <w:t>.</w:t>
      </w:r>
    </w:p>
    <w:p>
      <w:pPr>
        <w:pStyle w:val="BodyText"/>
        <w:bidi w:val="0"/>
        <w:rPr/>
      </w:pPr>
      <w:r>
        <w:rPr/>
        <w:t xml:space="preserve">For each run, the amount of GPU routings is directly the number of individuals : </w:t>
      </w:r>
      <w:r>
        <w:rPr/>
      </w:r>
      <m:oMath xmlns:m="http://schemas.openxmlformats.org/officeDocument/2006/math">
        <m:sSubSup>
          <m:e>
            <m:r>
              <w:rPr>
                <w:rFonts w:ascii="Cambria Math" w:hAnsi="Cambria Math"/>
              </w:rPr>
              <m:t xml:space="preserve">N</m:t>
            </m:r>
          </m:e>
          <m:sub>
            <m:r>
              <m:rPr>
                <m:lit/>
                <m:nor/>
              </m:rPr>
              <w:rPr>
                <w:rFonts w:ascii="Cambria Math" w:hAnsi="Cambria Math"/>
              </w:rPr>
              <m:t xml:space="preserve">evals</m:t>
            </m:r>
          </m:sub>
          <m:sup>
            <m:r>
              <w:rPr>
                <w:rFonts w:ascii="Cambria Math" w:hAnsi="Cambria Math"/>
              </w:rPr>
              <m:t xml:space="preserve">S</m:t>
            </m:r>
          </m:sup>
        </m:sSubSup>
        <m:r>
          <w:rPr>
            <w:rFonts w:ascii="Cambria Math" w:hAnsi="Cambria Math"/>
          </w:rPr>
          <m:t xml:space="preserve">=</m:t>
        </m:r>
        <m:r>
          <w:rPr>
            <w:rFonts w:ascii="Cambria Math" w:hAnsi="Cambria Math"/>
          </w:rPr>
          <m:t xml:space="preserve">P</m:t>
        </m:r>
      </m:oMath>
      <w:r>
        <w:rPr/>
        <w:t>.</w:t>
      </w:r>
    </w:p>
    <w:p>
      <w:pPr>
        <w:pStyle w:val="BodyText"/>
        <w:bidi w:val="0"/>
        <w:rPr/>
      </w:pPr>
      <w:r>
        <w:rPr/>
      </w:r>
      <m:oMath xmlns:m="http://schemas.openxmlformats.org/officeDocument/2006/math">
        <m:r>
          <w:rPr>
            <w:rFonts w:ascii="Cambria Math" w:hAnsi="Cambria Math"/>
          </w:rPr>
          <m:t xml:space="preserve">W</m:t>
        </m:r>
      </m:oMath>
      <w:r>
        <w:rPr/>
        <w:t xml:space="preserve"> </w:t>
      </w:r>
      <w:r>
        <w:rPr/>
        <w:t>family introduces a dynamic, fitness-driven population growth. Following the ecological mechanics established by Mehrabian &amp; Lucas </w:t>
      </w:r>
      <w:bookmarkStart w:id="27" w:name="ZOTERO_BREF_rAij3BtLYsaM"/>
      <w:r>
        <w:rPr/>
        <w:t>[13]</w:t>
      </w:r>
      <w:bookmarkEnd w:id="27"/>
      <w:r>
        <w:rPr/>
        <w:t xml:space="preserve">, the seed production </w:t>
      </w:r>
      <w:r>
        <w:rPr/>
      </w:r>
      <m:oMath xmlns:m="http://schemas.openxmlformats.org/officeDocument/2006/math">
        <m:sSub>
          <m:e>
            <m:r>
              <w:rPr>
                <w:rFonts w:ascii="Cambria Math" w:hAnsi="Cambria Math"/>
              </w:rPr>
              <m:t xml:space="preserve">Φ</m:t>
            </m:r>
          </m:e>
          <m:sub>
            <m:r>
              <w:rPr>
                <w:rFonts w:ascii="Cambria Math" w:hAnsi="Cambria Math"/>
              </w:rPr>
              <m:t xml:space="preserve">i</m:t>
            </m:r>
          </m:sub>
        </m:sSub>
      </m:oMath>
      <w:r>
        <w:rPr/>
        <w:t xml:space="preserve"> of the </w:t>
      </w:r>
      <w:r>
        <w:rPr/>
      </w:r>
      <m:oMath xmlns:m="http://schemas.openxmlformats.org/officeDocument/2006/math">
        <m:r>
          <w:rPr>
            <w:rFonts w:ascii="Cambria Math" w:hAnsi="Cambria Math"/>
          </w:rPr>
          <m:t xml:space="preserve">i</m:t>
        </m:r>
      </m:oMath>
      <w:r>
        <w:rPr/>
        <w:t xml:space="preserve">-th individual plant is a linear projection of its normalised scalar fitness </w:t>
      </w:r>
      <w:r>
        <w:rPr/>
      </w:r>
      <m:oMath xmlns:m="http://schemas.openxmlformats.org/officeDocument/2006/math">
        <m:sSub>
          <m:e>
            <m:r>
              <w:rPr>
                <w:rFonts w:ascii="Cambria Math" w:hAnsi="Cambria Math"/>
              </w:rPr>
              <m:t xml:space="preserve">f</m:t>
            </m:r>
          </m:e>
          <m:sub>
            <m:r>
              <w:rPr>
                <w:rFonts w:ascii="Cambria Math" w:hAnsi="Cambria Math"/>
              </w:rPr>
              <m:t xml:space="preserve">i</m:t>
            </m:r>
          </m:sub>
        </m:sSub>
        <m:r>
          <w:rPr>
            <w:rFonts w:ascii="Cambria Math" w:hAnsi="Cambria Math"/>
          </w:rPr>
          <m:t xml:space="preserve">∈</m:t>
        </m:r>
        <m:d>
          <m:dPr>
            <m:begChr m:val="["/>
            <m:endChr m:val="]"/>
          </m:dPr>
          <m:e>
            <m:sSub>
              <m:e>
                <m:r>
                  <w:rPr>
                    <w:rFonts w:ascii="Cambria Math" w:hAnsi="Cambria Math"/>
                  </w:rPr>
                  <m:t xml:space="preserve">f</m:t>
                </m:r>
              </m:e>
              <m:sub>
                <m:r>
                  <m:rPr>
                    <m:lit/>
                    <m:nor/>
                  </m:rPr>
                  <w:rPr>
                    <w:rFonts w:ascii="Cambria Math" w:hAnsi="Cambria Math"/>
                  </w:rPr>
                  <m:t xml:space="preserve">min</m:t>
                </m:r>
              </m:sub>
            </m:sSub>
            <m:r>
              <w:rPr>
                <w:rFonts w:ascii="Cambria Math" w:hAnsi="Cambria Math"/>
              </w:rPr>
              <m:t xml:space="preserve">,</m:t>
            </m:r>
            <m:sSub>
              <m:e>
                <m:r>
                  <w:rPr>
                    <w:rFonts w:ascii="Cambria Math" w:hAnsi="Cambria Math"/>
                  </w:rPr>
                  <m:t xml:space="preserve">f</m:t>
                </m:r>
              </m:e>
              <m:sub>
                <m:r>
                  <m:rPr>
                    <m:lit/>
                    <m:nor/>
                  </m:rPr>
                  <w:rPr>
                    <w:rFonts w:ascii="Cambria Math" w:hAnsi="Cambria Math"/>
                  </w:rPr>
                  <m:t xml:space="preserve">max</m:t>
                </m:r>
              </m:sub>
            </m:sSub>
          </m:e>
        </m:d>
      </m:oMath>
      <w:r>
        <w:rPr/>
        <w:t>: </w:t>
      </w:r>
      <w:r>
        <w:rPr/>
      </w:r>
      <m:oMath xmlns:m="http://schemas.openxmlformats.org/officeDocument/2006/math">
        <m:sSub>
          <m:e>
            <m:r>
              <w:rPr>
                <w:rFonts w:ascii="Cambria Math" w:hAnsi="Cambria Math"/>
              </w:rPr>
              <m:t xml:space="preserve">Φ</m:t>
            </m:r>
          </m:e>
          <m:sub>
            <m:r>
              <w:rPr>
                <w:rFonts w:ascii="Cambria Math" w:hAnsi="Cambria Math"/>
              </w:rPr>
              <m:t xml:space="preserve">i</m:t>
            </m:r>
          </m:sub>
        </m:sSub>
        <m:d>
          <m:dPr>
            <m:begChr m:val="("/>
            <m:endChr m:val=")"/>
          </m:dPr>
          <m:e>
            <m:r>
              <w:rPr>
                <w:rFonts w:ascii="Cambria Math" w:hAnsi="Cambria Math"/>
              </w:rPr>
              <m:t xml:space="preserve">iter</m:t>
            </m:r>
          </m:e>
        </m:d>
        <m:r>
          <w:rPr>
            <w:rFonts w:ascii="Cambria Math" w:hAnsi="Cambria Math"/>
          </w:rPr>
          <m:t xml:space="preserve">=</m:t>
        </m:r>
        <m:r>
          <w:rPr>
            <w:rFonts w:ascii="Cambria Math" w:hAnsi="Cambria Math"/>
          </w:rPr>
          <m:t xml:space="preserve">⌊</m:t>
        </m:r>
        <m:sSub>
          <m:e>
            <m:r>
              <w:rPr>
                <w:rFonts w:ascii="Cambria Math" w:hAnsi="Cambria Math"/>
              </w:rPr>
              <m:t xml:space="preserve">Φ</m:t>
            </m:r>
          </m:e>
          <m:sub>
            <m:r>
              <m:rPr>
                <m:lit/>
                <m:nor/>
              </m:rPr>
              <w:rPr>
                <w:rFonts w:ascii="Cambria Math" w:hAnsi="Cambria Math"/>
              </w:rPr>
              <m:t xml:space="preserve">min</m:t>
            </m:r>
          </m:sub>
        </m:sSub>
        <m:r>
          <w:rPr>
            <w:rFonts w:ascii="Cambria Math" w:hAnsi="Cambria Math"/>
          </w:rPr>
          <m:t xml:space="preserve">+</m:t>
        </m:r>
        <m:f>
          <m:num>
            <m:sSub>
              <m:e>
                <m:r>
                  <w:rPr>
                    <w:rFonts w:ascii="Cambria Math" w:hAnsi="Cambria Math"/>
                  </w:rPr>
                  <m:t xml:space="preserve">f</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f</m:t>
                </m:r>
              </m:e>
              <m:sub>
                <m:r>
                  <m:rPr>
                    <m:lit/>
                    <m:nor/>
                  </m:rPr>
                  <w:rPr>
                    <w:rFonts w:ascii="Cambria Math" w:hAnsi="Cambria Math"/>
                  </w:rPr>
                  <m:t xml:space="preserve">min</m:t>
                </m:r>
              </m:sub>
            </m:sSub>
          </m:num>
          <m:den>
            <m:sSub>
              <m:e>
                <m:r>
                  <w:rPr>
                    <w:rFonts w:ascii="Cambria Math" w:hAnsi="Cambria Math"/>
                  </w:rPr>
                  <m:t xml:space="preserve">f</m:t>
                </m:r>
              </m:e>
              <m:sub>
                <m:r>
                  <m:rPr>
                    <m:lit/>
                    <m:nor/>
                  </m:rPr>
                  <w:rPr>
                    <w:rFonts w:ascii="Cambria Math" w:hAnsi="Cambria Math"/>
                  </w:rPr>
                  <m:t xml:space="preserve">max</m:t>
                </m:r>
              </m:sub>
            </m:sSub>
            <m:r>
              <w:rPr>
                <w:rFonts w:ascii="Cambria Math" w:hAnsi="Cambria Math"/>
              </w:rPr>
              <m:t xml:space="preserve">−</m:t>
            </m:r>
            <m:sSub>
              <m:e>
                <m:r>
                  <w:rPr>
                    <w:rFonts w:ascii="Cambria Math" w:hAnsi="Cambria Math"/>
                  </w:rPr>
                  <m:t xml:space="preserve">f</m:t>
                </m:r>
              </m:e>
              <m:sub>
                <m:r>
                  <m:rPr>
                    <m:lit/>
                    <m:nor/>
                  </m:rPr>
                  <w:rPr>
                    <w:rFonts w:ascii="Cambria Math" w:hAnsi="Cambria Math"/>
                  </w:rPr>
                  <m:t xml:space="preserve">min</m:t>
                </m:r>
              </m:sub>
            </m:sSub>
          </m:den>
        </m:f>
        <m:d>
          <m:dPr>
            <m:begChr m:val="("/>
            <m:endChr m:val=")"/>
          </m:dPr>
          <m:e>
            <m:sSub>
              <m:e>
                <m:r>
                  <w:rPr>
                    <w:rFonts w:ascii="Cambria Math" w:hAnsi="Cambria Math"/>
                  </w:rPr>
                  <m:t xml:space="preserve">Φ</m:t>
                </m:r>
              </m:e>
              <m:sub>
                <m:r>
                  <m:rPr>
                    <m:lit/>
                    <m:nor/>
                  </m:rPr>
                  <w:rPr>
                    <w:rFonts w:ascii="Cambria Math" w:hAnsi="Cambria Math"/>
                  </w:rPr>
                  <m:t xml:space="preserve">max</m:t>
                </m:r>
              </m:sub>
            </m:sSub>
            <m:r>
              <w:rPr>
                <w:rFonts w:ascii="Cambria Math" w:hAnsi="Cambria Math"/>
              </w:rPr>
              <m:t xml:space="preserve">−</m:t>
            </m:r>
            <m:sSub>
              <m:e>
                <m:r>
                  <w:rPr>
                    <w:rFonts w:ascii="Cambria Math" w:hAnsi="Cambria Math"/>
                  </w:rPr>
                  <m:t xml:space="preserve">Φ</m:t>
                </m:r>
              </m:e>
              <m:sub>
                <m:r>
                  <m:rPr>
                    <m:lit/>
                    <m:nor/>
                  </m:rPr>
                  <w:rPr>
                    <w:rFonts w:ascii="Cambria Math" w:hAnsi="Cambria Math"/>
                  </w:rPr>
                  <m:t xml:space="preserve">min</m:t>
                </m:r>
              </m:sub>
            </m:sSub>
          </m:e>
        </m:d>
        <m:r>
          <w:rPr>
            <w:rFonts w:ascii="Cambria Math" w:hAnsi="Cambria Math"/>
          </w:rPr>
          <m:t xml:space="preserve">⌋</m:t>
        </m:r>
      </m:oMath>
      <w:r>
        <w:rPr/>
        <w:t>.</w:t>
      </w:r>
    </w:p>
    <w:p>
      <w:pPr>
        <w:pStyle w:val="BodyText"/>
        <w:bidi w:val="0"/>
        <w:rPr/>
      </w:pPr>
      <w:r>
        <w:rPr/>
        <w:t>prior to competitive elimination is highly time</w:t>
        <w:noBreakHyphen/>
        <w:t>variant and demographically unstable: </w:t>
      </w:r>
      <w:r>
        <w:rPr/>
      </w:r>
      <m:oMath xmlns:m="http://schemas.openxmlformats.org/officeDocument/2006/math">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m:t>
        </m:r>
        <m:r>
          <w:rPr>
            <w:rFonts w:ascii="Cambria Math" w:hAnsi="Cambria Math"/>
          </w:rPr>
          <m:t xml:space="preserve">P</m:t>
        </m:r>
        <m:d>
          <m:dPr>
            <m:begChr m:val="("/>
            <m:endChr m:val=")"/>
          </m:dPr>
          <m:e>
            <m:r>
              <w:rPr>
                <w:rFonts w:ascii="Cambria Math" w:hAnsi="Cambria Math"/>
              </w:rPr>
              <m:t xml:space="preserve">iter</m:t>
            </m:r>
          </m:e>
        </m:d>
        <m:r>
          <w:rPr>
            <w:rFonts w:ascii="Cambria Math" w:hAnsi="Cambria Math"/>
          </w:rPr>
          <m:t xml:space="preserve">+</m:t>
        </m:r>
        <m:nary>
          <m:naryPr>
            <m:chr m:val="∑"/>
            <m:subHide m:val="1"/>
            <m:supHide m:val="1"/>
          </m:naryPr>
          <m:sub/>
          <m:sup/>
          <m:e>
            <m:sSub>
              <m:e>
                <m:r>
                  <w:rPr>
                    <w:rFonts w:ascii="Cambria Math" w:hAnsi="Cambria Math"/>
                  </w:rPr>
                  <m:t xml:space="preserve">Φ</m:t>
                </m:r>
              </m:e>
              <m:sub>
                <m:r>
                  <w:rPr>
                    <w:rFonts w:ascii="Cambria Math" w:hAnsi="Cambria Math"/>
                  </w:rPr>
                  <m:t xml:space="preserve">i</m:t>
                </m:r>
              </m:sub>
            </m:sSub>
          </m:e>
        </m:nary>
        <m:d>
          <m:dPr>
            <m:begChr m:val="("/>
            <m:endChr m:val=")"/>
          </m:dPr>
          <m:e>
            <m:r>
              <w:rPr>
                <w:rFonts w:ascii="Cambria Math" w:hAnsi="Cambria Math"/>
              </w:rPr>
              <m:t xml:space="preserve">iter</m:t>
            </m:r>
          </m:e>
        </m:d>
      </m:oMath>
      <w:r>
        <w:rPr/>
        <w:t>. In other words, is as stochastic as the function topography.</w:t>
      </w:r>
    </w:p>
    <w:p>
      <w:pPr>
        <w:pStyle w:val="BodyText"/>
        <w:bidi w:val="0"/>
        <w:rPr/>
      </w:pPr>
      <w:r>
        <w:rPr/>
        <w:t xml:space="preserve">Necessitated GPU calls here behaves in a more stochastic way, thus the total number of hardware evaluation operations </w:t>
      </w:r>
      <w:r>
        <w:rPr/>
      </w:r>
      <m:oMath xmlns:m="http://schemas.openxmlformats.org/officeDocument/2006/math">
        <m:r>
          <w:rPr>
            <w:rFonts w:ascii="Cambria Math" w:hAnsi="Cambria Math"/>
          </w:rPr>
          <m:t xml:space="preserve">W</m:t>
        </m:r>
      </m:oMath>
      <w:r>
        <w:rPr/>
        <w:t xml:space="preserve"> performs per epoch is given by </w:t>
      </w:r>
      <w:r>
        <w:rPr/>
      </w:r>
      <m:oMath xmlns:m="http://schemas.openxmlformats.org/officeDocument/2006/math">
        <m:sSubSup>
          <m:e>
            <m:r>
              <w:rPr>
                <w:rFonts w:ascii="Cambria Math" w:hAnsi="Cambria Math"/>
              </w:rPr>
              <m:t xml:space="preserve">N</m:t>
            </m:r>
          </m:e>
          <m:sub>
            <m:r>
              <m:rPr>
                <m:lit/>
                <m:nor/>
              </m:rPr>
              <w:rPr>
                <w:rFonts w:ascii="Cambria Math" w:hAnsi="Cambria Math"/>
              </w:rPr>
              <m:t xml:space="preserve">evals</m:t>
            </m:r>
          </m:sub>
          <m:sup>
            <m:r>
              <w:rPr>
                <w:rFonts w:ascii="Cambria Math" w:hAnsi="Cambria Math"/>
              </w:rPr>
              <m:t xml:space="preserve">W</m:t>
            </m:r>
          </m:sup>
        </m:sSubSup>
        <m:d>
          <m:dPr>
            <m:begChr m:val="("/>
            <m:endChr m:val=")"/>
          </m:dPr>
          <m:e>
            <m:r>
              <w:rPr>
                <w:rFonts w:ascii="Cambria Math" w:hAnsi="Cambria Math"/>
              </w:rPr>
              <m:t xml:space="preserve">iter</m:t>
            </m:r>
          </m:e>
        </m:d>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m:t>
        </m:r>
        <m:d>
          <m:dPr>
            <m:begChr m:val="["/>
            <m:endChr m:val="]"/>
          </m:dPr>
          <m:e>
            <m:sSub>
              <m:e>
                <m:r>
                  <w:rPr>
                    <w:rFonts w:ascii="Cambria Math" w:hAnsi="Cambria Math"/>
                  </w:rPr>
                  <m:t xml:space="preserve">P</m:t>
                </m:r>
              </m:e>
              <m:sub>
                <m:r>
                  <m:rPr>
                    <m:lit/>
                    <m:nor/>
                  </m:rPr>
                  <w:rPr>
                    <w:rFonts w:ascii="Cambria Math" w:hAnsi="Cambria Math"/>
                  </w:rPr>
                  <m:t xml:space="preserve">min</m:t>
                </m:r>
              </m:sub>
            </m:sSub>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max</m:t>
                </m:r>
              </m:sub>
            </m:sSub>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max</m:t>
                </m:r>
              </m:sub>
            </m:sSub>
            <m:sSub>
              <m:e>
                <m:r>
                  <w:rPr>
                    <w:rFonts w:ascii="Cambria Math" w:hAnsi="Cambria Math"/>
                  </w:rPr>
                  <m:t xml:space="preserve">Φ</m:t>
                </m:r>
              </m:e>
              <m:sub>
                <m:r>
                  <m:rPr>
                    <m:lit/>
                    <m:nor/>
                  </m:rPr>
                  <w:rPr>
                    <w:rFonts w:ascii="Cambria Math" w:hAnsi="Cambria Math"/>
                  </w:rPr>
                  <m:t xml:space="preserve">max</m:t>
                </m:r>
              </m:sub>
            </m:sSub>
          </m:e>
        </m:d>
      </m:oMath>
      <w:r>
        <w:rPr/>
        <w:t>.</w:t>
      </w:r>
    </w:p>
    <w:p>
      <w:pPr>
        <w:pStyle w:val="BodyText"/>
        <w:rPr/>
      </w:pPr>
      <w:r>
        <w:rPr/>
        <w:t xml:space="preserve">Let </w:t>
      </w:r>
      <w:r>
        <w:rPr/>
      </w:r>
      <m:oMath xmlns:m="http://schemas.openxmlformats.org/officeDocument/2006/math">
        <m:sSub>
          <m:e>
            <m:r>
              <w:rPr>
                <w:rFonts w:ascii="Cambria Math" w:hAnsi="Cambria Math"/>
              </w:rPr>
              <m:t xml:space="preserve">τ</m:t>
            </m:r>
          </m:e>
          <m:sub>
            <m:r>
              <m:rPr>
                <m:lit/>
                <m:nor/>
              </m:rPr>
              <w:rPr>
                <w:rFonts w:ascii="Cambria Math" w:hAnsi="Cambria Math"/>
              </w:rPr>
              <m:t xml:space="preserve">exec</m:t>
            </m:r>
          </m:sub>
        </m:sSub>
      </m:oMath>
      <w:r>
        <w:rPr/>
        <w:t xml:space="preserve"> be the computational clock time for the symbolic GPU evaluation of a single position vector, and let </w:t>
      </w:r>
      <w:r>
        <w:rPr/>
      </w:r>
      <m:oMath xmlns:m="http://schemas.openxmlformats.org/officeDocument/2006/math">
        <m:sSub>
          <m:e>
            <m:r>
              <w:rPr>
                <w:rFonts w:ascii="Cambria Math" w:hAnsi="Cambria Math"/>
              </w:rPr>
              <m:t xml:space="preserve">τ</m:t>
            </m:r>
          </m:e>
          <m:sub>
            <m:r>
              <m:rPr>
                <m:lit/>
                <m:nor/>
              </m:rPr>
              <w:rPr>
                <w:rFonts w:ascii="Cambria Math" w:hAnsi="Cambria Math"/>
              </w:rPr>
              <m:t xml:space="preserve">bus</m:t>
            </m:r>
          </m:sub>
        </m:sSub>
      </m:oMath>
      <w:r>
        <w:rPr/>
        <w:t xml:space="preserve"> represent the bus latency and synchronisation overhead for the GPU↔CPU exchange.</w:t>
      </w:r>
      <w:r>
        <w:rPr>
          <w:i w:val="false"/>
          <w:iCs w:val="false"/>
        </w:rPr>
        <w:t>. The total wall</w:t>
        <w:noBreakHyphen/>
        <w:t>clock time spent on evaluations per epoch (</w:t>
      </w:r>
      <w:r>
        <w:rPr/>
      </w:r>
      <m:oMath xmlns:m="http://schemas.openxmlformats.org/officeDocument/2006/math">
        <m:sSub>
          <m:e>
            <m:r>
              <m:rPr>
                <m:lit/>
                <m:nor/>
              </m:rPr>
              <w:rPr>
                <w:rFonts w:ascii="Cambria Math" w:hAnsi="Cambria Math"/>
              </w:rPr>
              <m:t xml:space="preserve">𝓣</m:t>
            </m:r>
          </m:e>
          <m:sub>
            <m:r>
              <m:rPr>
                <m:lit/>
                <m:nor/>
              </m:rPr>
              <w:rPr>
                <w:rFonts w:ascii="Cambria Math" w:hAnsi="Cambria Math"/>
              </w:rPr>
              <m:t xml:space="preserve">eval</m:t>
            </m:r>
          </m:sub>
        </m:sSub>
      </m:oMath>
      <w:r>
        <w:rPr>
          <w:i w:val="false"/>
          <w:iCs w:val="false"/>
        </w:rPr>
        <w:t>) is expressed in Eqns. 2 and 3.</w:t>
      </w:r>
    </w:p>
    <w:tbl>
      <w:tblPr>
        <w:tblW w:w="5000" w:type="pct"/>
        <w:jc w:val="left"/>
        <w:tblInd w:w="55" w:type="dxa"/>
        <w:tblLayout w:type="fixed"/>
        <w:tblCellMar>
          <w:top w:w="55" w:type="dxa"/>
          <w:left w:w="55" w:type="dxa"/>
          <w:bottom w:w="55" w:type="dxa"/>
          <w:right w:w="55" w:type="dxa"/>
        </w:tblCellMar>
      </w:tblPr>
      <w:tblGrid>
        <w:gridCol w:w="567"/>
        <w:gridCol w:w="7136"/>
        <w:gridCol w:w="1135"/>
      </w:tblGrid>
      <w:tr>
        <w:trPr/>
        <w:tc>
          <w:tcPr>
            <w:tcW w:w="567" w:type="dxa"/>
            <w:tcBorders/>
            <w:vAlign w:val="center"/>
          </w:tcPr>
          <w:p>
            <w:pPr>
              <w:pStyle w:val="TableContents"/>
              <w:spacing w:before="0" w:after="0"/>
              <w:rPr/>
            </w:pPr>
            <w:r>
              <w:rPr/>
            </w:r>
          </w:p>
        </w:tc>
        <w:tc>
          <w:tcPr>
            <w:tcW w:w="7136" w:type="dxa"/>
            <w:tcBorders/>
            <w:vAlign w:val="center"/>
          </w:tcPr>
          <w:p>
            <w:pPr>
              <w:pStyle w:val="TableContents"/>
              <w:spacing w:before="0" w:after="0"/>
              <w:jc w:val="center"/>
              <w:rPr/>
            </w:pPr>
            <w:r>
              <w:rPr/>
            </w:r>
            <m:oMathPara xmlns:m="http://schemas.openxmlformats.org/officeDocument/2006/math">
              <m:oMathParaPr>
                <m:jc m:val="center"/>
              </m:oMathParaPr>
              <m:oMath>
                <m:sSubSup>
                  <m:e>
                    <m:r>
                      <m:rPr>
                        <m:lit/>
                        <m:nor/>
                      </m:rPr>
                      <w:rPr>
                        <w:rFonts w:ascii="Cambria Math" w:hAnsi="Cambria Math"/>
                      </w:rPr>
                      <m:t xml:space="preserve">𝓣</m:t>
                    </m:r>
                  </m:e>
                  <m:sub>
                    <m:r>
                      <m:rPr>
                        <m:lit/>
                        <m:nor/>
                      </m:rPr>
                      <w:rPr>
                        <w:rFonts w:ascii="Cambria Math" w:hAnsi="Cambria Math"/>
                      </w:rPr>
                      <m:t xml:space="preserve">eval</m:t>
                    </m:r>
                  </m:sub>
                  <m:sup>
                    <m:r>
                      <w:rPr>
                        <w:rFonts w:ascii="Cambria Math" w:hAnsi="Cambria Math"/>
                      </w:rPr>
                      <m:t xml:space="preserve">S</m:t>
                    </m:r>
                  </m:sup>
                </m:sSubSup>
                <m:r>
                  <w:rPr>
                    <w:rFonts w:ascii="Cambria Math" w:hAnsi="Cambria Math"/>
                  </w:rPr>
                  <m:t xml:space="preserve">=</m:t>
                </m:r>
                <m:r>
                  <w:rPr>
                    <w:rFonts w:ascii="Cambria Math" w:hAnsi="Cambria Math"/>
                  </w:rPr>
                  <m:t xml:space="preserve">P</m:t>
                </m:r>
                <m:r>
                  <w:rPr>
                    <w:rFonts w:ascii="Cambria Math" w:hAnsi="Cambria Math"/>
                  </w:rPr>
                  <m:t xml:space="preserve">⋅</m:t>
                </m:r>
                <m:d>
                  <m:dPr>
                    <m:begChr m:val="("/>
                    <m:endChr m:val=")"/>
                  </m:dPr>
                  <m:e>
                    <m:sSub>
                      <m:e>
                        <m:r>
                          <w:rPr>
                            <w:rFonts w:ascii="Cambria Math" w:hAnsi="Cambria Math"/>
                          </w:rPr>
                          <m:t xml:space="preserve">τ</m:t>
                        </m:r>
                      </m:e>
                      <m:sub>
                        <m:r>
                          <m:rPr>
                            <m:lit/>
                            <m:nor/>
                          </m:rPr>
                          <w:rPr>
                            <w:rFonts w:ascii="Cambria Math" w:hAnsi="Cambria Math"/>
                          </w:rPr>
                          <m:t xml:space="preserve">exec</m:t>
                        </m:r>
                      </m:sub>
                    </m:sSub>
                    <m:r>
                      <w:rPr>
                        <w:rFonts w:ascii="Cambria Math" w:hAnsi="Cambria Math"/>
                      </w:rPr>
                      <m:t xml:space="preserve">+</m:t>
                    </m:r>
                    <m:sSub>
                      <m:e>
                        <m:r>
                          <w:rPr>
                            <w:rFonts w:ascii="Cambria Math" w:hAnsi="Cambria Math"/>
                          </w:rPr>
                          <m:t xml:space="preserve">τ</m:t>
                        </m:r>
                      </m:e>
                      <m:sub>
                        <m:r>
                          <m:rPr>
                            <m:lit/>
                            <m:nor/>
                          </m:rPr>
                          <w:rPr>
                            <w:rFonts w:ascii="Cambria Math" w:hAnsi="Cambria Math"/>
                          </w:rPr>
                          <m:t xml:space="preserve">bus</m:t>
                        </m:r>
                      </m:sub>
                    </m:sSub>
                  </m:e>
                </m:d>
              </m:oMath>
            </m:oMathPara>
          </w:p>
        </w:tc>
        <w:tc>
          <w:tcPr>
            <w:tcW w:w="1135" w:type="dxa"/>
            <w:tcBorders/>
            <w:vAlign w:val="center"/>
          </w:tcPr>
          <w:p>
            <w:pPr>
              <w:pStyle w:val="TableContents"/>
              <w:spacing w:before="0" w:after="0"/>
              <w:jc w:val="right"/>
              <w:rPr/>
            </w:pPr>
            <w:r>
              <w:rPr/>
              <w:t>(</w:t>
            </w:r>
            <w:r>
              <w:rPr/>
              <w:fldChar w:fldCharType="begin"/>
            </w:r>
            <w:r>
              <w:rPr/>
              <w:instrText xml:space="preserve"> SEQ Equation \* ARABIC </w:instrText>
            </w:r>
            <w:r>
              <w:rPr/>
              <w:fldChar w:fldCharType="separate"/>
            </w:r>
            <w:r>
              <w:rPr/>
              <w:t>2</w:t>
            </w:r>
            <w:r>
              <w:rPr/>
              <w:fldChar w:fldCharType="end"/>
            </w:r>
            <w:r>
              <w:rPr/>
              <w:t>)</w:t>
            </w:r>
          </w:p>
        </w:tc>
      </w:tr>
      <w:tr>
        <w:trPr/>
        <w:tc>
          <w:tcPr>
            <w:tcW w:w="567" w:type="dxa"/>
            <w:tcBorders/>
            <w:vAlign w:val="center"/>
          </w:tcPr>
          <w:p>
            <w:pPr>
              <w:pStyle w:val="TableContents"/>
              <w:spacing w:before="0" w:after="0"/>
              <w:rPr/>
            </w:pPr>
            <w:r>
              <w:rPr/>
            </w:r>
          </w:p>
        </w:tc>
        <w:tc>
          <w:tcPr>
            <w:tcW w:w="7136" w:type="dxa"/>
            <w:tcBorders/>
            <w:vAlign w:val="center"/>
          </w:tcPr>
          <w:p>
            <w:pPr>
              <w:pStyle w:val="TableContents"/>
              <w:spacing w:before="0" w:after="0"/>
              <w:jc w:val="center"/>
              <w:rPr/>
            </w:pPr>
            <w:r>
              <w:rPr/>
            </w:r>
            <m:oMathPara xmlns:m="http://schemas.openxmlformats.org/officeDocument/2006/math">
              <m:oMathParaPr>
                <m:jc m:val="center"/>
              </m:oMathParaPr>
              <m:oMath>
                <m:sSubSup>
                  <m:e>
                    <m:r>
                      <m:rPr>
                        <m:lit/>
                        <m:nor/>
                      </m:rPr>
                      <w:rPr>
                        <w:rFonts w:ascii="Cambria Math" w:hAnsi="Cambria Math"/>
                      </w:rPr>
                      <m:t xml:space="preserve">𝓣</m:t>
                    </m:r>
                  </m:e>
                  <m:sub>
                    <m:r>
                      <m:rPr>
                        <m:lit/>
                        <m:nor/>
                      </m:rPr>
                      <w:rPr>
                        <w:rFonts w:ascii="Cambria Math" w:hAnsi="Cambria Math"/>
                      </w:rPr>
                      <m:t xml:space="preserve">eval</m:t>
                    </m:r>
                  </m:sub>
                  <m:sup>
                    <m:r>
                      <w:rPr>
                        <w:rFonts w:ascii="Cambria Math" w:hAnsi="Cambria Math"/>
                      </w:rPr>
                      <m:t xml:space="preserve">W</m:t>
                    </m:r>
                  </m:sup>
                </m:sSubSup>
                <m:d>
                  <m:dPr>
                    <m:begChr m:val="("/>
                    <m:endChr m:val=")"/>
                  </m:dPr>
                  <m:e>
                    <m:r>
                      <w:rPr>
                        <w:rFonts w:ascii="Cambria Math" w:hAnsi="Cambria Math"/>
                      </w:rPr>
                      <m:t xml:space="preserve">iter</m:t>
                    </m:r>
                  </m:e>
                </m:d>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m:t>
                </m:r>
                <m:d>
                  <m:dPr>
                    <m:begChr m:val="("/>
                    <m:endChr m:val=")"/>
                  </m:dPr>
                  <m:e>
                    <m:sSub>
                      <m:e>
                        <m:r>
                          <w:rPr>
                            <w:rFonts w:ascii="Cambria Math" w:hAnsi="Cambria Math"/>
                          </w:rPr>
                          <m:t xml:space="preserve">τ</m:t>
                        </m:r>
                      </m:e>
                      <m:sub>
                        <m:r>
                          <m:rPr>
                            <m:lit/>
                            <m:nor/>
                          </m:rPr>
                          <w:rPr>
                            <w:rFonts w:ascii="Cambria Math" w:hAnsi="Cambria Math"/>
                          </w:rPr>
                          <m:t xml:space="preserve">exec</m:t>
                        </m:r>
                      </m:sub>
                    </m:sSub>
                    <m:r>
                      <w:rPr>
                        <w:rFonts w:ascii="Cambria Math" w:hAnsi="Cambria Math"/>
                      </w:rPr>
                      <m:t xml:space="preserve">+</m:t>
                    </m:r>
                    <m:sSub>
                      <m:e>
                        <m:r>
                          <w:rPr>
                            <w:rFonts w:ascii="Cambria Math" w:hAnsi="Cambria Math"/>
                          </w:rPr>
                          <m:t xml:space="preserve">τ</m:t>
                        </m:r>
                      </m:e>
                      <m:sub>
                        <m:r>
                          <m:rPr>
                            <m:lit/>
                            <m:nor/>
                          </m:rPr>
                          <w:rPr>
                            <w:rFonts w:ascii="Cambria Math" w:hAnsi="Cambria Math"/>
                          </w:rPr>
                          <m:t xml:space="preserve">bus</m:t>
                        </m:r>
                      </m:sub>
                    </m:sSub>
                  </m:e>
                </m:d>
              </m:oMath>
            </m:oMathPara>
          </w:p>
        </w:tc>
        <w:tc>
          <w:tcPr>
            <w:tcW w:w="1135" w:type="dxa"/>
            <w:tcBorders/>
            <w:vAlign w:val="center"/>
          </w:tcPr>
          <w:p>
            <w:pPr>
              <w:pStyle w:val="TableContents"/>
              <w:spacing w:before="0" w:after="0"/>
              <w:jc w:val="right"/>
              <w:rPr/>
            </w:pPr>
            <w:r>
              <w:rPr/>
              <w:t>(</w:t>
            </w:r>
            <w:r>
              <w:rPr/>
              <w:fldChar w:fldCharType="begin"/>
            </w:r>
            <w:r>
              <w:rPr/>
              <w:instrText xml:space="preserve"> SEQ Equation \* ARABIC </w:instrText>
            </w:r>
            <w:r>
              <w:rPr/>
              <w:fldChar w:fldCharType="separate"/>
            </w:r>
            <w:r>
              <w:rPr/>
              <w:t>3</w:t>
            </w:r>
            <w:r>
              <w:rPr/>
              <w:fldChar w:fldCharType="end"/>
            </w:r>
            <w:r>
              <w:rPr/>
              <w:t>)</w:t>
            </w:r>
          </w:p>
        </w:tc>
      </w:tr>
    </w:tbl>
    <w:p>
      <w:pPr>
        <w:pStyle w:val="BodyText"/>
        <w:rPr/>
      </w:pPr>
      <w:r>
        <w:rPr>
          <w:rFonts w:eastAsia="SimSun" w:cs="Times New Roman"/>
          <w:color w:val="auto"/>
          <w:spacing w:val="-1"/>
          <w:kern w:val="0"/>
          <w:sz w:val="22"/>
          <w:szCs w:val="20"/>
          <w:lang w:val="en-GB" w:eastAsia="en-US" w:bidi="ar-SA"/>
        </w:rPr>
        <w:t>Translating</w:t>
      </w:r>
      <w:r>
        <w:rPr/>
        <w:t xml:space="preserve"> Eqns. 2 and 3 into asymptotic Big-O (</w:t>
      </w:r>
      <w:r>
        <w:rPr/>
      </w:r>
      <m:oMath xmlns:m="http://schemas.openxmlformats.org/officeDocument/2006/math">
        <m:r>
          <m:rPr>
            <m:lit/>
            <m:nor/>
          </m:rPr>
          <w:rPr>
            <w:rFonts w:ascii="Cambria Math" w:hAnsi="Cambria Math"/>
          </w:rPr>
          <m:t xml:space="preserve">𝓞</m:t>
        </m:r>
      </m:oMath>
      <w:r>
        <w:rPr/>
        <w:t xml:space="preserve">) notation, the global complexity profiles </w:t>
      </w:r>
      <w:r>
        <w:rPr/>
      </w:r>
      <m:oMath xmlns:m="http://schemas.openxmlformats.org/officeDocument/2006/math">
        <m:r>
          <m:rPr>
            <m:lit/>
            <m:nor/>
          </m:rPr>
          <w:rPr>
            <w:rFonts w:ascii="Cambria Math" w:hAnsi="Cambria Math"/>
          </w:rPr>
          <m:t xml:space="preserve">𝓒</m:t>
        </m:r>
      </m:oMath>
      <w:r>
        <w:rPr/>
        <w:t xml:space="preserve"> per epoch takes the forms shown in Eqns. 4 and 5. </w:t>
      </w:r>
    </w:p>
    <w:tbl>
      <w:tblPr>
        <w:tblW w:w="5000" w:type="pct"/>
        <w:jc w:val="left"/>
        <w:tblInd w:w="55" w:type="dxa"/>
        <w:tblLayout w:type="fixed"/>
        <w:tblCellMar>
          <w:top w:w="55" w:type="dxa"/>
          <w:left w:w="55" w:type="dxa"/>
          <w:bottom w:w="55" w:type="dxa"/>
          <w:right w:w="55" w:type="dxa"/>
        </w:tblCellMar>
      </w:tblPr>
      <w:tblGrid>
        <w:gridCol w:w="567"/>
        <w:gridCol w:w="7136"/>
        <w:gridCol w:w="1135"/>
      </w:tblGrid>
      <w:tr>
        <w:trPr/>
        <w:tc>
          <w:tcPr>
            <w:tcW w:w="567" w:type="dxa"/>
            <w:tcBorders/>
          </w:tcPr>
          <w:p>
            <w:pPr>
              <w:pStyle w:val="TableContents"/>
              <w:spacing w:before="0" w:after="0"/>
              <w:rPr/>
            </w:pPr>
            <w:r>
              <w:rPr/>
            </w:r>
          </w:p>
        </w:tc>
        <w:tc>
          <w:tcPr>
            <w:tcW w:w="7136" w:type="dxa"/>
            <w:tcBorders/>
          </w:tcPr>
          <w:p>
            <w:pPr>
              <w:pStyle w:val="TableContents"/>
              <w:spacing w:before="0" w:after="0"/>
              <w:jc w:val="left"/>
              <w:rPr/>
            </w:pPr>
            <w:r>
              <w:rPr/>
            </w:r>
            <m:oMathPara xmlns:m="http://schemas.openxmlformats.org/officeDocument/2006/math">
              <m:oMathParaPr>
                <m:jc m:val="left"/>
              </m:oMathParaPr>
              <m:oMath>
                <m:sSub>
                  <m:e>
                    <m:r>
                      <m:rPr>
                        <m:lit/>
                        <m:nor/>
                      </m:rPr>
                      <w:rPr>
                        <w:rFonts w:ascii="Cambria Math" w:hAnsi="Cambria Math"/>
                      </w:rPr>
                      <m:t xml:space="preserve">𝓒</m:t>
                    </m:r>
                  </m:e>
                  <m:sub>
                    <m:r>
                      <w:rPr>
                        <w:rFonts w:ascii="Cambria Math" w:hAnsi="Cambria Math"/>
                      </w:rPr>
                      <m:t xml:space="preserve">S</m:t>
                    </m:r>
                  </m:sub>
                </m:sSub>
                <m:r>
                  <w:rPr>
                    <w:rFonts w:ascii="Cambria Math" w:hAnsi="Cambria Math"/>
                  </w:rPr>
                  <m:t xml:space="preserve">=</m:t>
                </m:r>
                <m:r>
                  <m:rPr>
                    <m:lit/>
                    <m:nor/>
                  </m:rPr>
                  <w:rPr>
                    <w:rFonts w:ascii="Cambria Math" w:hAnsi="Cambria Math"/>
                  </w:rPr>
                  <m:t xml:space="preserve">𝓞</m:t>
                </m:r>
                <m:d>
                  <m:dPr>
                    <m:begChr m:val="("/>
                    <m:endChr m:val=")"/>
                  </m:dPr>
                  <m:e>
                    <m:r>
                      <w:rPr>
                        <w:rFonts w:ascii="Cambria Math" w:hAnsi="Cambria Math"/>
                      </w:rPr>
                      <m:t xml:space="preserve">P</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P</m:t>
                    </m:r>
                    <m:r>
                      <w:rPr>
                        <w:rFonts w:ascii="Cambria Math" w:hAnsi="Cambria Math"/>
                      </w:rPr>
                      <m:t xml:space="preserve">⋅</m:t>
                    </m:r>
                    <m:d>
                      <m:dPr>
                        <m:begChr m:val="("/>
                        <m:endChr m:val=")"/>
                      </m:dPr>
                      <m:e>
                        <m:sSub>
                          <m:e>
                            <m:r>
                              <w:rPr>
                                <w:rFonts w:ascii="Cambria Math" w:hAnsi="Cambria Math"/>
                              </w:rPr>
                              <m:t xml:space="preserve">τ</m:t>
                            </m:r>
                          </m:e>
                          <m:sub>
                            <m:r>
                              <m:rPr>
                                <m:lit/>
                                <m:nor/>
                              </m:rPr>
                              <w:rPr>
                                <w:rFonts w:ascii="Cambria Math" w:hAnsi="Cambria Math"/>
                              </w:rPr>
                              <m:t xml:space="preserve">exec</m:t>
                            </m:r>
                          </m:sub>
                        </m:sSub>
                        <m:r>
                          <w:rPr>
                            <w:rFonts w:ascii="Cambria Math" w:hAnsi="Cambria Math"/>
                          </w:rPr>
                          <m:t xml:space="preserve">+</m:t>
                        </m:r>
                        <m:sSub>
                          <m:e>
                            <m:r>
                              <w:rPr>
                                <w:rFonts w:ascii="Cambria Math" w:hAnsi="Cambria Math"/>
                              </w:rPr>
                              <m:t xml:space="preserve">τ</m:t>
                            </m:r>
                          </m:e>
                          <m:sub>
                            <m:r>
                              <m:rPr>
                                <m:lit/>
                                <m:nor/>
                              </m:rPr>
                              <w:rPr>
                                <w:rFonts w:ascii="Cambria Math" w:hAnsi="Cambria Math"/>
                              </w:rPr>
                              <m:t xml:space="preserve">bus</m:t>
                            </m:r>
                          </m:sub>
                        </m:sSub>
                      </m:e>
                    </m:d>
                  </m:e>
                </m:d>
              </m:oMath>
            </m:oMathPara>
          </w:p>
        </w:tc>
        <w:tc>
          <w:tcPr>
            <w:tcW w:w="1135" w:type="dxa"/>
            <w:tcBorders/>
          </w:tcPr>
          <w:p>
            <w:pPr>
              <w:pStyle w:val="TableContents"/>
              <w:spacing w:before="0" w:after="0"/>
              <w:jc w:val="right"/>
              <w:rPr/>
            </w:pPr>
            <w:r>
              <w:rPr/>
              <w:t>(</w:t>
            </w:r>
            <w:r>
              <w:rPr/>
              <w:fldChar w:fldCharType="begin"/>
            </w:r>
            <w:r>
              <w:rPr/>
              <w:instrText xml:space="preserve"> SEQ Equation \* ARABIC </w:instrText>
            </w:r>
            <w:r>
              <w:rPr/>
              <w:fldChar w:fldCharType="separate"/>
            </w:r>
            <w:r>
              <w:rPr/>
              <w:t>4</w:t>
            </w:r>
            <w:r>
              <w:rPr/>
              <w:fldChar w:fldCharType="end"/>
            </w:r>
            <w:r>
              <w:rPr/>
              <w:t>)</w:t>
            </w:r>
          </w:p>
        </w:tc>
      </w:tr>
      <w:tr>
        <w:trPr/>
        <w:tc>
          <w:tcPr>
            <w:tcW w:w="567" w:type="dxa"/>
            <w:tcBorders/>
          </w:tcPr>
          <w:p>
            <w:pPr>
              <w:pStyle w:val="TableContents"/>
              <w:spacing w:before="0" w:after="0"/>
              <w:rPr/>
            </w:pPr>
            <w:r>
              <w:rPr/>
            </w:r>
          </w:p>
        </w:tc>
        <w:tc>
          <w:tcPr>
            <w:tcW w:w="7136" w:type="dxa"/>
            <w:tcBorders/>
          </w:tcPr>
          <w:p>
            <w:pPr>
              <w:pStyle w:val="TableContents"/>
              <w:spacing w:before="0" w:after="0"/>
              <w:jc w:val="left"/>
              <w:rPr/>
            </w:pPr>
            <w:r>
              <w:rPr/>
            </w:r>
            <m:oMathPara xmlns:m="http://schemas.openxmlformats.org/officeDocument/2006/math">
              <m:oMathParaPr>
                <m:jc m:val="left"/>
              </m:oMathParaPr>
              <m:oMath>
                <m:sSub>
                  <m:e>
                    <m:r>
                      <m:rPr>
                        <m:lit/>
                        <m:nor/>
                      </m:rPr>
                      <w:rPr>
                        <w:rFonts w:ascii="Cambria Math" w:hAnsi="Cambria Math"/>
                      </w:rPr>
                      <m:t xml:space="preserve">𝓒</m:t>
                    </m:r>
                  </m:e>
                  <m:sub>
                    <m:r>
                      <w:rPr>
                        <w:rFonts w:ascii="Cambria Math" w:hAnsi="Cambria Math"/>
                      </w:rPr>
                      <m:t xml:space="preserve">W</m:t>
                    </m:r>
                  </m:sub>
                </m:sSub>
                <m:r>
                  <w:rPr>
                    <w:rFonts w:ascii="Cambria Math" w:hAnsi="Cambria Math"/>
                  </w:rPr>
                  <m:t xml:space="preserve">=</m:t>
                </m:r>
                <m:r>
                  <m:rPr>
                    <m:lit/>
                    <m:nor/>
                  </m:rPr>
                  <w:rPr>
                    <w:rFonts w:ascii="Cambria Math" w:hAnsi="Cambria Math"/>
                  </w:rPr>
                  <m:t xml:space="preserve">𝓞</m:t>
                </m:r>
                <m:d>
                  <m:dPr>
                    <m:begChr m:val="("/>
                    <m:endChr m:val=")"/>
                  </m:dPr>
                  <m:e>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m:t>
                    </m:r>
                    <m:r>
                      <w:rPr>
                        <w:rFonts w:ascii="Cambria Math" w:hAnsi="Cambria Math"/>
                      </w:rPr>
                      <m:t xml:space="preserve">D</m:t>
                    </m:r>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log</m:t>
                    </m:r>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m:t>
                    </m:r>
                    <m:d>
                      <m:dPr>
                        <m:begChr m:val="("/>
                        <m:endChr m:val=")"/>
                      </m:dPr>
                      <m:e>
                        <m:sSub>
                          <m:e>
                            <m:r>
                              <w:rPr>
                                <w:rFonts w:ascii="Cambria Math" w:hAnsi="Cambria Math"/>
                              </w:rPr>
                              <m:t xml:space="preserve">τ</m:t>
                            </m:r>
                          </m:e>
                          <m:sub>
                            <m:r>
                              <m:rPr>
                                <m:lit/>
                                <m:nor/>
                              </m:rPr>
                              <w:rPr>
                                <w:rFonts w:ascii="Cambria Math" w:hAnsi="Cambria Math"/>
                              </w:rPr>
                              <m:t xml:space="preserve">exec</m:t>
                            </m:r>
                          </m:sub>
                        </m:sSub>
                        <m:r>
                          <w:rPr>
                            <w:rFonts w:ascii="Cambria Math" w:hAnsi="Cambria Math"/>
                          </w:rPr>
                          <m:t xml:space="preserve">+</m:t>
                        </m:r>
                        <m:sSub>
                          <m:e>
                            <m:r>
                              <w:rPr>
                                <w:rFonts w:ascii="Cambria Math" w:hAnsi="Cambria Math"/>
                              </w:rPr>
                              <m:t xml:space="preserve">τ</m:t>
                            </m:r>
                          </m:e>
                          <m:sub>
                            <m:r>
                              <m:rPr>
                                <m:lit/>
                                <m:nor/>
                              </m:rPr>
                              <w:rPr>
                                <w:rFonts w:ascii="Cambria Math" w:hAnsi="Cambria Math"/>
                              </w:rPr>
                              <m:t xml:space="preserve">bus</m:t>
                            </m:r>
                          </m:sub>
                        </m:sSub>
                      </m:e>
                    </m:d>
                  </m:e>
                </m:d>
              </m:oMath>
            </m:oMathPara>
          </w:p>
        </w:tc>
        <w:tc>
          <w:tcPr>
            <w:tcW w:w="1135" w:type="dxa"/>
            <w:tcBorders/>
          </w:tcPr>
          <w:p>
            <w:pPr>
              <w:pStyle w:val="TableContents"/>
              <w:spacing w:before="0" w:after="0"/>
              <w:jc w:val="right"/>
              <w:rPr/>
            </w:pPr>
            <w:r>
              <w:rPr/>
              <w:t>(</w:t>
            </w:r>
            <w:r>
              <w:rPr/>
              <w:fldChar w:fldCharType="begin"/>
            </w:r>
            <w:r>
              <w:rPr/>
              <w:instrText xml:space="preserve"> SEQ Equation \* ARABIC </w:instrText>
            </w:r>
            <w:r>
              <w:rPr/>
              <w:fldChar w:fldCharType="separate"/>
            </w:r>
            <w:r>
              <w:rPr/>
              <w:t>5</w:t>
            </w:r>
            <w:r>
              <w:rPr/>
              <w:fldChar w:fldCharType="end"/>
            </w:r>
            <w:r>
              <w:rPr/>
              <w:t>)</w:t>
            </w:r>
          </w:p>
        </w:tc>
      </w:tr>
    </w:tbl>
    <w:p>
      <w:pPr>
        <w:pStyle w:val="BodyText"/>
        <w:rPr/>
      </w:pPr>
      <w:r>
        <w:rPr/>
      </w:r>
    </w:p>
    <w:p>
      <w:pPr>
        <w:pStyle w:val="BodyText"/>
        <w:rPr/>
      </w:pPr>
      <w:r>
        <w:rPr/>
        <w:t xml:space="preserve">Within </w:t>
      </w:r>
      <w:r>
        <w:rPr/>
      </w:r>
      <m:oMath xmlns:m="http://schemas.openxmlformats.org/officeDocument/2006/math">
        <m:r>
          <w:rPr>
            <w:rFonts w:ascii="Cambria Math" w:hAnsi="Cambria Math"/>
          </w:rPr>
          <m:t xml:space="preserve">W</m:t>
        </m:r>
      </m:oMath>
      <w:r>
        <w:rPr/>
        <w:t xml:space="preserve">, </w:t>
      </w:r>
      <w:r>
        <w:rPr/>
      </w:r>
      <m:oMath xmlns:m="http://schemas.openxmlformats.org/officeDocument/2006/math">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log</m:t>
        </m:r>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oMath>
      <w:r>
        <w:rPr/>
        <w:t xml:space="preserve"> is the competitive sorting algorithm (</w:t>
      </w:r>
      <w:r>
        <w:rPr>
          <w:rFonts w:ascii="Courier New" w:hAnsi="Courier New"/>
        </w:rPr>
        <w:t>Timsort</w:t>
      </w:r>
      <w:r>
        <w:rPr/>
        <w:t xml:space="preserve">) utilised to prune excess weeds. </w:t>
      </w:r>
      <w:r>
        <w:rPr/>
      </w:r>
      <m:oMath xmlns:m="http://schemas.openxmlformats.org/officeDocument/2006/math">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m:t>
        </m:r>
        <m:sSub>
          <m:e>
            <m:r>
              <w:rPr>
                <w:rFonts w:ascii="Cambria Math" w:hAnsi="Cambria Math"/>
              </w:rPr>
              <m:t xml:space="preserve">τ</m:t>
            </m:r>
          </m:e>
          <m:sub>
            <m:r>
              <w:rPr>
                <w:rFonts w:ascii="Cambria Math" w:hAnsi="Cambria Math"/>
              </w:rPr>
              <m:t xml:space="preserve">bus</m:t>
            </m:r>
          </m:sub>
        </m:sSub>
      </m:oMath>
      <w:r>
        <w:rPr/>
        <w:t xml:space="preserve"> acts as a multiplicative overhead. </w:t>
      </w:r>
    </w:p>
    <w:p>
      <w:pPr>
        <w:pStyle w:val="BodyText"/>
        <w:rPr/>
      </w:pPr>
      <w:r>
        <w:rPr/>
      </w:r>
    </w:p>
    <w:p>
      <w:pPr>
        <w:pStyle w:val="Heading3"/>
        <w:ind w:hanging="0" w:left="0" w:right="0"/>
        <w:rPr/>
      </w:pPr>
      <w:r>
        <w:rPr/>
        <w:t>About Computational Resources</w:t>
      </w:r>
    </w:p>
    <w:p>
      <w:pPr>
        <w:pStyle w:val="BodyText"/>
        <w:ind w:hanging="0" w:left="0" w:right="0"/>
        <w:rPr/>
      </w:pPr>
      <w:r>
        <w:rPr/>
        <w:t xml:space="preserve">The </w:t>
      </w:r>
      <w:r>
        <w:rPr>
          <w:b/>
          <w:bCs/>
        </w:rPr>
        <w:t>processing node</w:t>
      </w:r>
      <w:r>
        <w:rPr/>
        <w:t xml:space="preserve"> utilised was an  </w:t>
      </w:r>
      <w:r>
        <w:rPr>
          <w:b/>
          <w:bCs/>
        </w:rPr>
        <w:t>Alienware</w:t>
      </w:r>
      <w:r>
        <w:rPr/>
        <w:t xml:space="preserve"> desktop with an </w:t>
      </w:r>
      <w:r>
        <w:rPr>
          <w:b/>
          <w:bCs/>
        </w:rPr>
        <w:t>Intel Core i7-13700F processor</w:t>
      </w:r>
      <w:r>
        <w:rPr/>
        <w:t xml:space="preserve"> (13th Generation) </w:t>
      </w:r>
      <w:r>
        <w:rPr>
          <w:b/>
          <w:bCs/>
        </w:rPr>
        <w:t>,</w:t>
      </w:r>
      <w:r>
        <w:rPr/>
        <w:t xml:space="preserve"> 16 GiB of </w:t>
      </w:r>
      <w:r>
        <w:rPr>
          <w:b/>
          <w:bCs/>
        </w:rPr>
        <w:t>RAM</w:t>
      </w:r>
      <w:r>
        <w:rPr/>
        <w:t xml:space="preserve">, 1 TiB </w:t>
      </w:r>
      <w:r>
        <w:rPr>
          <w:b/>
          <w:bCs/>
        </w:rPr>
        <w:t xml:space="preserve">SK Hynix PC811 NVMe solid-state drive  as </w:t>
      </w:r>
      <w:r>
        <w:rPr/>
        <w:t>primary</w:t>
      </w:r>
      <w:r>
        <w:rPr>
          <w:b/>
          <w:bCs/>
        </w:rPr>
        <w:t xml:space="preserve"> storage</w:t>
      </w:r>
      <w:r>
        <w:rPr>
          <w:b w:val="false"/>
          <w:bCs w:val="false"/>
        </w:rPr>
        <w:t>;</w:t>
      </w:r>
      <w:r>
        <w:rPr/>
        <w:t xml:space="preserve"> </w:t>
      </w:r>
      <w:r>
        <w:rPr>
          <w:b/>
          <w:bCs/>
        </w:rPr>
        <w:t>NVIDIA GeForce RTX 4060 graphics processing unit (GPU)</w:t>
      </w:r>
      <w:r>
        <w:rPr>
          <w:b w:val="false"/>
          <w:bCs w:val="false"/>
        </w:rPr>
        <w:t>.</w:t>
      </w:r>
    </w:p>
    <w:p>
      <w:pPr>
        <w:pStyle w:val="BodyText"/>
        <w:bidi w:val="0"/>
        <w:ind w:hanging="0" w:left="0" w:right="0"/>
        <w:rPr/>
      </w:pPr>
      <w:r>
        <w:rPr/>
        <w:t>The operative system was a 64</w:t>
        <w:noBreakHyphen/>
        <w:t>bit </w:t>
      </w:r>
      <w:r>
        <w:rPr>
          <w:b/>
          <w:bCs/>
        </w:rPr>
        <w:t>Void Linux</w:t>
      </w:r>
      <w:r>
        <w:rPr/>
        <w:t xml:space="preserve"> distribution running a monolithic </w:t>
      </w:r>
      <w:r>
        <w:rPr>
          <w:b/>
          <w:bCs/>
        </w:rPr>
        <w:t>Linux kernel</w:t>
      </w:r>
      <w:r>
        <w:rPr/>
        <w:t xml:space="preserve"> (version </w:t>
      </w:r>
      <w:r>
        <w:rPr>
          <w:rFonts w:ascii="Courier New" w:hAnsi="Courier New"/>
        </w:rPr>
        <w:t>6.12.82</w:t>
      </w:r>
      <w:r>
        <w:rPr/>
        <w:t xml:space="preserve">) complemented with the proprietary </w:t>
      </w:r>
      <w:r>
        <w:rPr>
          <w:b/>
          <w:bCs/>
        </w:rPr>
        <w:t xml:space="preserve">NVIDIA driver </w:t>
      </w:r>
      <w:r>
        <w:rPr/>
        <w:t>(version </w:t>
      </w:r>
      <w:r>
        <w:rPr>
          <w:rFonts w:ascii="Courier New" w:hAnsi="Courier New"/>
        </w:rPr>
        <w:t>580.142</w:t>
      </w:r>
      <w:r>
        <w:rPr/>
        <w:t>).</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ind w:hanging="0" w:left="0" w:right="0"/>
        <w:rPr/>
      </w:pPr>
      <w:r>
        <w:rPr/>
        <w:t>Experiments and Results</w:t>
      </w:r>
    </w:p>
    <w:p>
      <w:pPr>
        <w:pStyle w:val="BodyText"/>
        <w:bidi w:val="0"/>
        <w:rPr/>
      </w:pPr>
      <w:r>
        <w:rPr/>
        <w:t xml:space="preserve">After running all 32 optimisers, their results were saved in independent datasets which were later analysed. For the analysis, the resulting datasets were cleaned from outliers. The distribution of the effective potential was plotted (Figure </w:t>
      </w:r>
      <w:r>
        <w:rPr/>
        <w:fldChar w:fldCharType="begin"/>
      </w:r>
      <w:r>
        <w:rPr/>
        <w:instrText xml:space="preserve"> REF Ref_Figure1_number_only \h </w:instrText>
      </w:r>
      <w:r>
        <w:rPr/>
        <w:fldChar w:fldCharType="separate"/>
      </w:r>
      <w:r>
        <w:rPr/>
        <w:t>2</w:t>
      </w:r>
      <w:r>
        <w:rPr/>
        <w:fldChar w:fldCharType="end"/>
      </w:r>
      <w:r>
        <w:rPr/>
        <w:t>), where it can be seen that the majority of the points were grouped near zero. Based on this, the 4 moments (5, accounting kurtosis separated analysis) were computed over each dataset.</w:t>
      </w:r>
    </w:p>
    <w:p>
      <w:pPr>
        <w:pStyle w:val="BodyText"/>
        <w:bidi w:val="0"/>
        <w:rPr/>
      </w:pPr>
      <w:r>
        <w:rPr/>
        <w:t>The ranking was performed in three ways: b1) the best optimiser per descriptor (Table </w:t>
      </w:r>
      <w:r>
        <w:rPr/>
        <w:fldChar w:fldCharType="begin"/>
      </w:r>
      <w:r>
        <w:rPr/>
        <w:instrText xml:space="preserve"> REF Ref_Table2_number_only \h </w:instrText>
      </w:r>
      <w:r>
        <w:rPr/>
        <w:fldChar w:fldCharType="separate"/>
      </w:r>
      <w:r>
        <w:rPr/>
        <w:t>3</w:t>
      </w:r>
      <w:r>
        <w:rPr/>
        <w:fldChar w:fldCharType="end"/>
      </w:r>
      <w:r>
        <w:rPr/>
        <w:t>); b2) the best per descriptor pair (Table </w:t>
      </w:r>
      <w:r>
        <w:rPr/>
        <w:fldChar w:fldCharType="begin"/>
      </w:r>
      <w:r>
        <w:rPr/>
        <w:instrText xml:space="preserve"> REF Ref_Table3_number_only \h </w:instrText>
      </w:r>
      <w:r>
        <w:rPr/>
        <w:fldChar w:fldCharType="separate"/>
      </w:r>
      <w:r>
        <w:rPr/>
        <w:t>4</w:t>
      </w:r>
      <w:r>
        <w:rPr/>
        <w:fldChar w:fldCharType="end"/>
      </w:r>
      <w:r>
        <w:rPr/>
        <w:t>); b3) the evenly</w:t>
        <w:noBreakHyphen/>
      </w:r>
      <w:r>
        <w:rPr>
          <w:rFonts w:eastAsia="SimSun" w:cs="Times New Roman"/>
          <w:color w:val="auto"/>
          <w:spacing w:val="-1"/>
          <w:kern w:val="0"/>
          <w:sz w:val="22"/>
          <w:szCs w:val="20"/>
          <w:lang w:val="en-GB" w:eastAsia="en-US" w:bidi="ar-SA"/>
        </w:rPr>
        <w:t>weighed</w:t>
      </w:r>
      <w:r>
        <w:rPr/>
        <w:t xml:space="preserve"> </w:t>
      </w:r>
      <w:r>
        <w:rPr>
          <w:rFonts w:eastAsia="SimSun" w:cs="Times New Roman"/>
          <w:color w:val="auto"/>
          <w:spacing w:val="-1"/>
          <w:kern w:val="0"/>
          <w:sz w:val="22"/>
          <w:szCs w:val="20"/>
          <w:lang w:val="en-GB" w:eastAsia="en-US" w:bidi="ar-SA"/>
        </w:rPr>
        <w:t>Borda</w:t>
      </w:r>
      <w:r>
        <w:rPr/>
        <w:t xml:space="preserve"> ranking. </w:t>
      </w:r>
      <w:r>
        <w:rPr>
          <w:rFonts w:eastAsia="SimSun" w:cs="Times New Roman"/>
          <w:color w:val="auto"/>
          <w:spacing w:val="-1"/>
          <w:kern w:val="0"/>
          <w:sz w:val="22"/>
          <w:szCs w:val="20"/>
          <w:lang w:val="en-GB" w:eastAsia="en-US" w:bidi="ar-SA"/>
        </w:rPr>
        <w:t>Homogeneity</w:t>
      </w:r>
      <w:r>
        <w:rPr/>
        <w:t xml:space="preserve"> in b1 and b2  clues the presence of Condorcet cyclic paradoxes. Thus, b3 is, indeed, needed.</w:t>
      </w:r>
    </w:p>
    <w:p>
      <w:pPr>
        <w:pStyle w:val="BodyText"/>
        <w:bidi w:val="0"/>
        <w:jc w:val="center"/>
        <w:rPr/>
      </w:pPr>
      <w:r/>
      <w:r>
        <w:rPr/>
        <mc:AlternateContent>
          <mc:Choice Requires="wps">
            <w:drawing>
              <wp:inline distT="0" distB="0" distL="0" distR="0">
                <wp:extent cx="5182870" cy="3430905"/>
                <wp:effectExtent l="0" t="0" r="0" b="0"/>
                <wp:docPr id="5" name="Frame3"/>
                <a:graphic xmlns:a="http://schemas.openxmlformats.org/drawingml/2006/main">
                  <a:graphicData uri="http://schemas.microsoft.com/office/word/2010/wordprocessingShape">
                    <wps:wsp>
                      <wps:cNvSpPr/>
                      <wps:spPr>
                        <a:xfrm>
                          <a:off x="0" y="0"/>
                          <a:ext cx="5182920" cy="343080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5158105" cy="3063875"/>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9"/>
                                          <a:stretch>
                                            <a:fillRect/>
                                          </a:stretch>
                                        </pic:blipFill>
                                        <pic:spPr bwMode="auto">
                                          <a:xfrm>
                                            <a:off x="0" y="0"/>
                                            <a:ext cx="5158105" cy="3063875"/>
                                          </a:xfrm>
                                          <a:prstGeom prst="rect">
                                            <a:avLst/>
                                          </a:prstGeom>
                                          <a:noFill/>
                                        </pic:spPr>
                                      </pic:pic>
                                    </a:graphicData>
                                  </a:graphic>
                                </wp:inline>
                              </w:drawing>
                            </w:r>
                            <w:r>
                              <w:rPr>
                                <w:color w:val="000000"/>
                              </w:rPr>
                              <w:t xml:space="preserve">Figure </w:t>
                            </w:r>
                            <w:bookmarkStart w:id="28" w:name="Ref_Figure1_number_only"/>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bookmarkEnd w:id="28"/>
                            <w:r>
                              <w:rPr>
                                <w:color w:val="000000"/>
                              </w:rPr>
                              <w:t>: Distribution of the effective potential values.</w:t>
                            </w:r>
                          </w:p>
                        </w:txbxContent>
                      </wps:txbx>
                      <wps:bodyPr lIns="0" tIns="0" rIns="0" bIns="0" anchor="t">
                        <a:noAutofit/>
                      </wps:bodyPr>
                    </wps:wsp>
                  </a:graphicData>
                </a:graphic>
              </wp:inline>
            </w:drawing>
          </mc:Choice>
          <mc:Fallback>
            <w:pict>
              <v:rect id="shape_0" fillcolor="white" stroked="f" o:allowincell="t" style="width:408.05pt;height:270.1pt;mso-wrap-style:square;v-text-anchor:top">
                <v:fill o:detectmouseclick="t" type="solid" color2="black"/>
                <v:stroke color="#3465a4" joinstyle="round" endcap="flat"/>
                <v:textbox>
                  <w:txbxContent>
                    <w:p>
                      <w:pPr>
                        <w:pStyle w:val="Figure"/>
                        <w:spacing w:before="120" w:after="120"/>
                        <w:rPr/>
                      </w:pPr>
                      <w:r>
                        <w:rPr>
                          <w:color w:val="000000"/>
                        </w:rPr>
                        <w:drawing>
                          <wp:inline distT="0" distB="0" distL="0" distR="0">
                            <wp:extent cx="5158105" cy="3063875"/>
                            <wp:effectExtent l="0" t="0" r="0" b="0"/>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10"/>
                                    <a:stretch>
                                      <a:fillRect/>
                                    </a:stretch>
                                  </pic:blipFill>
                                  <pic:spPr bwMode="auto">
                                    <a:xfrm>
                                      <a:off x="0" y="0"/>
                                      <a:ext cx="5158105" cy="3063875"/>
                                    </a:xfrm>
                                    <a:prstGeom prst="rect">
                                      <a:avLst/>
                                    </a:prstGeom>
                                    <a:noFill/>
                                  </pic:spPr>
                                </pic:pic>
                              </a:graphicData>
                            </a:graphic>
                          </wp:inline>
                        </w:drawing>
                      </w:r>
                      <w:r>
                        <w:rPr>
                          <w:color w:val="000000"/>
                        </w:rPr>
                        <w:t xml:space="preserve">Figure </w:t>
                      </w:r>
                      <w:bookmarkStart w:id="29" w:name="Ref_Figure1_number_only"/>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bookmarkEnd w:id="29"/>
                      <w:r>
                        <w:rPr>
                          <w:color w:val="000000"/>
                        </w:rPr>
                        <w:t>: Distribution of the effective potential values.</w:t>
                      </w:r>
                    </w:p>
                  </w:txbxContent>
                </v:textbox>
              </v:rect>
            </w:pict>
          </mc:Fallback>
        </mc:AlternateContent>
      </w:r>
    </w:p>
    <w:p>
      <w:pPr>
        <w:pStyle w:val="BodyText"/>
        <w:widowControl/>
        <w:suppressAutoHyphens w:val="true"/>
        <w:overflowPunct w:val="true"/>
        <w:bidi w:val="0"/>
        <w:spacing w:lineRule="auto" w:line="259" w:before="0" w:after="159"/>
        <w:ind w:hanging="0" w:left="0" w:right="0"/>
        <w:jc w:val="center"/>
        <w:rPr/>
      </w:pPr>
      <w:r>
        <w:rPr/>
      </w:r>
    </w:p>
    <w:p>
      <w:pPr>
        <w:pStyle w:val="BodyText"/>
        <w:tabs>
          <w:tab w:val="clear" w:pos="708"/>
          <w:tab w:val="center" w:pos="1701" w:leader="none"/>
        </w:tabs>
        <w:jc w:val="center"/>
        <w:rPr/>
      </w:pPr>
      <w:r/>
      <w:r>
        <w:rPr/>
        <mc:AlternateContent>
          <mc:Choice Requires="wps">
            <w:drawing>
              <wp:inline distT="0" distB="0" distL="0" distR="0">
                <wp:extent cx="1964055" cy="1648460"/>
                <wp:effectExtent l="0" t="0" r="0" b="0"/>
                <wp:docPr id="8" name="Frame1"/>
                <a:graphic xmlns:a="http://schemas.openxmlformats.org/drawingml/2006/main">
                  <a:graphicData uri="http://schemas.microsoft.com/office/word/2010/wordprocessingShape">
                    <wps:wsp>
                      <wps:cNvSpPr/>
                      <wps:spPr>
                        <a:xfrm>
                          <a:off x="0" y="0"/>
                          <a:ext cx="1964160" cy="1648440"/>
                        </a:xfrm>
                        <a:prstGeom prst="rect">
                          <a:avLst/>
                        </a:prstGeom>
                        <a:solidFill>
                          <a:srgbClr val="FFFFFF"/>
                        </a:solidFill>
                        <a:ln w="0">
                          <a:noFill/>
                        </a:ln>
                      </wps:spPr>
                      <wps:style>
                        <a:lnRef idx="0"/>
                        <a:fillRef idx="0"/>
                        <a:effectRef idx="0"/>
                        <a:fontRef idx="minor"/>
                      </wps:style>
                      <wps:txbx>
                        <w:txbxContent>
                          <w:p>
                            <w:pPr>
                              <w:pStyle w:val="Table"/>
                              <w:keepNext w:val="true"/>
                              <w:spacing w:before="120" w:after="120"/>
                              <w:rPr/>
                            </w:pPr>
                            <w:r>
                              <w:rPr>
                                <w:color w:val="000000"/>
                              </w:rPr>
                              <w:t xml:space="preserve">Table </w:t>
                            </w:r>
                            <w:bookmarkStart w:id="30" w:name="Ref_Table2_number_only"/>
                            <w:r>
                              <w:rPr>
                                <w:color w:val="000000"/>
                              </w:rPr>
                              <w:fldChar w:fldCharType="begin"/>
                            </w:r>
                            <w:r>
                              <w:rPr>
                                <w:color w:val="000000"/>
                              </w:rPr>
                              <w:instrText xml:space="preserve"> SEQ Table \* ARABIC </w:instrText>
                            </w:r>
                            <w:r>
                              <w:rPr>
                                <w:color w:val="000000"/>
                              </w:rPr>
                              <w:fldChar w:fldCharType="separate"/>
                            </w:r>
                            <w:r>
                              <w:rPr>
                                <w:color w:val="000000"/>
                              </w:rPr>
                              <w:t>3</w:t>
                            </w:r>
                            <w:r>
                              <w:rPr>
                                <w:color w:val="000000"/>
                              </w:rPr>
                              <w:fldChar w:fldCharType="end"/>
                            </w:r>
                            <w:bookmarkEnd w:id="30"/>
                            <w:r>
                              <w:rPr>
                                <w:color w:val="000000"/>
                              </w:rPr>
                              <w:t>: Individual Winners</w:t>
                            </w:r>
                          </w:p>
                          <w:tbl>
                            <w:tblPr>
                              <w:tblW w:w="5000" w:type="pct"/>
                              <w:jc w:val="left"/>
                              <w:tblInd w:w="0" w:type="dxa"/>
                              <w:tblLayout w:type="fixed"/>
                              <w:tblCellMar>
                                <w:top w:w="0" w:type="dxa"/>
                                <w:left w:w="0" w:type="dxa"/>
                                <w:bottom w:w="0" w:type="dxa"/>
                                <w:right w:w="0" w:type="dxa"/>
                              </w:tblCellMar>
                            </w:tblPr>
                            <w:tblGrid>
                              <w:gridCol w:w="895"/>
                              <w:gridCol w:w="759"/>
                              <w:gridCol w:w="1271"/>
                            </w:tblGrid>
                            <w:tr>
                              <w:trPr/>
                              <w:tc>
                                <w:tcPr>
                                  <w:tcW w:w="895" w:type="dxa"/>
                                  <w:tcBorders>
                                    <w:top w:val="single" w:sz="6" w:space="0" w:color="000000"/>
                                    <w:bottom w:val="single" w:sz="6" w:space="0" w:color="000000"/>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Criterion</w:t>
                                  </w:r>
                                </w:p>
                              </w:tc>
                              <w:tc>
                                <w:tcPr>
                                  <w:tcW w:w="759" w:type="dxa"/>
                                  <w:tcBorders>
                                    <w:top w:val="single" w:sz="6" w:space="0" w:color="000000"/>
                                    <w:bottom w:val="single" w:sz="6" w:space="0" w:color="000000"/>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Winner</w:t>
                                  </w:r>
                                </w:p>
                              </w:tc>
                              <w:tc>
                                <w:tcPr>
                                  <w:tcW w:w="1271" w:type="dxa"/>
                                  <w:tcBorders>
                                    <w:top w:val="single" w:sz="6" w:space="0" w:color="000000"/>
                                    <w:bottom w:val="single" w:sz="6" w:space="0" w:color="000000"/>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Value</w:t>
                                  </w:r>
                                </w:p>
                              </w:tc>
                            </w:tr>
                            <w:tr>
                              <w:trPr/>
                              <w:tc>
                                <w:tcPr>
                                  <w:tcW w:w="895"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s1</w:t>
                                  </w:r>
                                </w:p>
                              </w:tc>
                              <w:tc>
                                <w:tcPr>
                                  <w:tcW w:w="759"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1271"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0.0901948358</w:t>
                                  </w:r>
                                </w:p>
                              </w:tc>
                            </w:tr>
                            <w:tr>
                              <w:trPr/>
                              <w:tc>
                                <w:tcPr>
                                  <w:tcW w:w="895"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s2</w:t>
                                  </w:r>
                                </w:p>
                              </w:tc>
                              <w:tc>
                                <w:tcPr>
                                  <w:tcW w:w="759"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1271"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0.7400678318</w:t>
                                  </w:r>
                                </w:p>
                              </w:tc>
                            </w:tr>
                            <w:tr>
                              <w:trPr/>
                              <w:tc>
                                <w:tcPr>
                                  <w:tcW w:w="895"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s3</w:t>
                                  </w:r>
                                </w:p>
                              </w:tc>
                              <w:tc>
                                <w:tcPr>
                                  <w:tcW w:w="759"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IWO0</w:t>
                                  </w:r>
                                </w:p>
                              </w:tc>
                              <w:tc>
                                <w:tcPr>
                                  <w:tcW w:w="1271"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4.8921034412</w:t>
                                  </w:r>
                                </w:p>
                              </w:tc>
                            </w:tr>
                            <w:tr>
                              <w:trPr/>
                              <w:tc>
                                <w:tcPr>
                                  <w:tcW w:w="895"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s4</w:t>
                                  </w:r>
                                </w:p>
                              </w:tc>
                              <w:tc>
                                <w:tcPr>
                                  <w:tcW w:w="759"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PSO13</w:t>
                                  </w:r>
                                </w:p>
                              </w:tc>
                              <w:tc>
                                <w:tcPr>
                                  <w:tcW w:w="1271"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-2.1034455829</w:t>
                                  </w:r>
                                </w:p>
                              </w:tc>
                            </w:tr>
                            <w:tr>
                              <w:trPr/>
                              <w:tc>
                                <w:tcPr>
                                  <w:tcW w:w="895"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s5</w:t>
                                  </w:r>
                                </w:p>
                              </w:tc>
                              <w:tc>
                                <w:tcPr>
                                  <w:tcW w:w="759"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1271"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0.3981818182</w:t>
                                  </w:r>
                                </w:p>
                              </w:tc>
                            </w:tr>
                            <w:tr>
                              <w:trPr/>
                              <w:tc>
                                <w:tcPr>
                                  <w:tcW w:w="895"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s6</w:t>
                                  </w:r>
                                </w:p>
                              </w:tc>
                              <w:tc>
                                <w:tcPr>
                                  <w:tcW w:w="759"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PSO12</w:t>
                                  </w:r>
                                </w:p>
                              </w:tc>
                              <w:tc>
                                <w:tcPr>
                                  <w:tcW w:w="1271"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0.2845610236</w:t>
                                  </w:r>
                                </w:p>
                              </w:tc>
                            </w:tr>
                            <w:tr>
                              <w:trPr/>
                              <w:tc>
                                <w:tcPr>
                                  <w:tcW w:w="895" w:type="dxa"/>
                                  <w:tcBorders>
                                    <w:bottom w:val="single" w:sz="6" w:space="0" w:color="000000"/>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s7</w:t>
                                  </w:r>
                                </w:p>
                              </w:tc>
                              <w:tc>
                                <w:tcPr>
                                  <w:tcW w:w="759" w:type="dxa"/>
                                  <w:tcBorders>
                                    <w:bottom w:val="single" w:sz="6" w:space="0" w:color="000000"/>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1271" w:type="dxa"/>
                                  <w:tcBorders>
                                    <w:bottom w:val="single" w:sz="6" w:space="0" w:color="000000"/>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0.0276629053</w:t>
                                  </w:r>
                                </w:p>
                              </w:tc>
                            </w:tr>
                          </w:tbl>
                          <w:p>
                            <w:pPr>
                              <w:pStyle w:val="FrameContentsuser"/>
                              <w:spacing w:before="0" w:after="160"/>
                              <w:rPr>
                                <w:color w:val="000000"/>
                              </w:rPr>
                            </w:pPr>
                            <w:r>
                              <w:rPr>
                                <w:color w:val="000000"/>
                              </w:rPr>
                            </w:r>
                          </w:p>
                        </w:txbxContent>
                      </wps:txbx>
                      <wps:bodyPr lIns="54000" tIns="54000" rIns="54000" bIns="54000" anchor="t">
                        <a:noAutofit/>
                      </wps:bodyPr>
                    </wps:wsp>
                  </a:graphicData>
                </a:graphic>
                <wp14:sizeRelH relativeFrom="margin">
                  <wp14:pctWidth>35000</wp14:pctWidth>
                </wp14:sizeRelH>
                <wp14:sizeRelV relativeFrom="margin">
                  <wp14:pctHeight>12000</wp14:pctHeight>
                </wp14:sizeRelV>
              </wp:inline>
            </w:drawing>
          </mc:Choice>
          <mc:Fallback>
            <w:pict>
              <v:rect id="shape_0" fillcolor="white" stroked="f" o:allowincell="t" style="width:154.6pt;height:129.75pt;mso-wrap-style:square;v-text-anchor:top">
                <v:fill o:detectmouseclick="t" type="solid" color2="black"/>
                <v:stroke color="#3465a4" joinstyle="round" endcap="flat"/>
                <v:textbox>
                  <w:txbxContent>
                    <w:p>
                      <w:pPr>
                        <w:pStyle w:val="Table"/>
                        <w:keepNext w:val="true"/>
                        <w:spacing w:before="120" w:after="120"/>
                        <w:rPr/>
                      </w:pPr>
                      <w:r>
                        <w:rPr>
                          <w:color w:val="000000"/>
                        </w:rPr>
                        <w:t xml:space="preserve">Table </w:t>
                      </w:r>
                      <w:bookmarkStart w:id="31" w:name="Ref_Table2_number_only"/>
                      <w:r>
                        <w:rPr>
                          <w:color w:val="000000"/>
                        </w:rPr>
                        <w:fldChar w:fldCharType="begin"/>
                      </w:r>
                      <w:r>
                        <w:rPr>
                          <w:color w:val="000000"/>
                        </w:rPr>
                        <w:instrText xml:space="preserve"> SEQ Table \* ARABIC </w:instrText>
                      </w:r>
                      <w:r>
                        <w:rPr>
                          <w:color w:val="000000"/>
                        </w:rPr>
                        <w:fldChar w:fldCharType="separate"/>
                      </w:r>
                      <w:r>
                        <w:rPr>
                          <w:color w:val="000000"/>
                        </w:rPr>
                        <w:t>3</w:t>
                      </w:r>
                      <w:r>
                        <w:rPr>
                          <w:color w:val="000000"/>
                        </w:rPr>
                        <w:fldChar w:fldCharType="end"/>
                      </w:r>
                      <w:bookmarkEnd w:id="31"/>
                      <w:r>
                        <w:rPr>
                          <w:color w:val="000000"/>
                        </w:rPr>
                        <w:t>: Individual Winners</w:t>
                      </w:r>
                    </w:p>
                    <w:tbl>
                      <w:tblPr>
                        <w:tblW w:w="5000" w:type="pct"/>
                        <w:jc w:val="left"/>
                        <w:tblInd w:w="0" w:type="dxa"/>
                        <w:tblLayout w:type="fixed"/>
                        <w:tblCellMar>
                          <w:top w:w="0" w:type="dxa"/>
                          <w:left w:w="0" w:type="dxa"/>
                          <w:bottom w:w="0" w:type="dxa"/>
                          <w:right w:w="0" w:type="dxa"/>
                        </w:tblCellMar>
                      </w:tblPr>
                      <w:tblGrid>
                        <w:gridCol w:w="895"/>
                        <w:gridCol w:w="759"/>
                        <w:gridCol w:w="1271"/>
                      </w:tblGrid>
                      <w:tr>
                        <w:trPr/>
                        <w:tc>
                          <w:tcPr>
                            <w:tcW w:w="895" w:type="dxa"/>
                            <w:tcBorders>
                              <w:top w:val="single" w:sz="6" w:space="0" w:color="000000"/>
                              <w:bottom w:val="single" w:sz="6" w:space="0" w:color="000000"/>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Criterion</w:t>
                            </w:r>
                          </w:p>
                        </w:tc>
                        <w:tc>
                          <w:tcPr>
                            <w:tcW w:w="759" w:type="dxa"/>
                            <w:tcBorders>
                              <w:top w:val="single" w:sz="6" w:space="0" w:color="000000"/>
                              <w:bottom w:val="single" w:sz="6" w:space="0" w:color="000000"/>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Winner</w:t>
                            </w:r>
                          </w:p>
                        </w:tc>
                        <w:tc>
                          <w:tcPr>
                            <w:tcW w:w="1271" w:type="dxa"/>
                            <w:tcBorders>
                              <w:top w:val="single" w:sz="6" w:space="0" w:color="000000"/>
                              <w:bottom w:val="single" w:sz="6" w:space="0" w:color="000000"/>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Value</w:t>
                            </w:r>
                          </w:p>
                        </w:tc>
                      </w:tr>
                      <w:tr>
                        <w:trPr/>
                        <w:tc>
                          <w:tcPr>
                            <w:tcW w:w="895"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s1</w:t>
                            </w:r>
                          </w:p>
                        </w:tc>
                        <w:tc>
                          <w:tcPr>
                            <w:tcW w:w="759"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1271"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0.0901948358</w:t>
                            </w:r>
                          </w:p>
                        </w:tc>
                      </w:tr>
                      <w:tr>
                        <w:trPr/>
                        <w:tc>
                          <w:tcPr>
                            <w:tcW w:w="895"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s2</w:t>
                            </w:r>
                          </w:p>
                        </w:tc>
                        <w:tc>
                          <w:tcPr>
                            <w:tcW w:w="759"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1271"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0.7400678318</w:t>
                            </w:r>
                          </w:p>
                        </w:tc>
                      </w:tr>
                      <w:tr>
                        <w:trPr/>
                        <w:tc>
                          <w:tcPr>
                            <w:tcW w:w="895"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s3</w:t>
                            </w:r>
                          </w:p>
                        </w:tc>
                        <w:tc>
                          <w:tcPr>
                            <w:tcW w:w="759"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IWO0</w:t>
                            </w:r>
                          </w:p>
                        </w:tc>
                        <w:tc>
                          <w:tcPr>
                            <w:tcW w:w="1271"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4.8921034412</w:t>
                            </w:r>
                          </w:p>
                        </w:tc>
                      </w:tr>
                      <w:tr>
                        <w:trPr/>
                        <w:tc>
                          <w:tcPr>
                            <w:tcW w:w="895"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s4</w:t>
                            </w:r>
                          </w:p>
                        </w:tc>
                        <w:tc>
                          <w:tcPr>
                            <w:tcW w:w="759"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PSO13</w:t>
                            </w:r>
                          </w:p>
                        </w:tc>
                        <w:tc>
                          <w:tcPr>
                            <w:tcW w:w="1271"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-2.1034455829</w:t>
                            </w:r>
                          </w:p>
                        </w:tc>
                      </w:tr>
                      <w:tr>
                        <w:trPr/>
                        <w:tc>
                          <w:tcPr>
                            <w:tcW w:w="895"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s5</w:t>
                            </w:r>
                          </w:p>
                        </w:tc>
                        <w:tc>
                          <w:tcPr>
                            <w:tcW w:w="759"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1271"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0.3981818182</w:t>
                            </w:r>
                          </w:p>
                        </w:tc>
                      </w:tr>
                      <w:tr>
                        <w:trPr/>
                        <w:tc>
                          <w:tcPr>
                            <w:tcW w:w="895"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s6</w:t>
                            </w:r>
                          </w:p>
                        </w:tc>
                        <w:tc>
                          <w:tcPr>
                            <w:tcW w:w="759"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PSO12</w:t>
                            </w:r>
                          </w:p>
                        </w:tc>
                        <w:tc>
                          <w:tcPr>
                            <w:tcW w:w="1271"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0.2845610236</w:t>
                            </w:r>
                          </w:p>
                        </w:tc>
                      </w:tr>
                      <w:tr>
                        <w:trPr/>
                        <w:tc>
                          <w:tcPr>
                            <w:tcW w:w="895" w:type="dxa"/>
                            <w:tcBorders>
                              <w:bottom w:val="single" w:sz="6" w:space="0" w:color="000000"/>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s7</w:t>
                            </w:r>
                          </w:p>
                        </w:tc>
                        <w:tc>
                          <w:tcPr>
                            <w:tcW w:w="759" w:type="dxa"/>
                            <w:tcBorders>
                              <w:bottom w:val="single" w:sz="6" w:space="0" w:color="000000"/>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1271" w:type="dxa"/>
                            <w:tcBorders>
                              <w:bottom w:val="single" w:sz="6" w:space="0" w:color="000000"/>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0.0276629053</w:t>
                            </w:r>
                          </w:p>
                        </w:tc>
                      </w:tr>
                    </w:tbl>
                    <w:p>
                      <w:pPr>
                        <w:pStyle w:val="FrameContentsuser"/>
                        <w:spacing w:before="0" w:after="160"/>
                        <w:rPr>
                          <w:color w:val="000000"/>
                        </w:rPr>
                      </w:pPr>
                      <w:r>
                        <w:rPr>
                          <w:color w:val="000000"/>
                        </w:rPr>
                      </w:r>
                    </w:p>
                  </w:txbxContent>
                </v:textbox>
              </v:rect>
            </w:pict>
          </mc:Fallback>
        </mc:AlternateContent>
      </w:r>
      <w:r/>
      <w:r>
        <w:rPr/>
        <mc:AlternateContent>
          <mc:Choice Requires="wps">
            <w:drawing>
              <wp:inline distT="0" distB="0" distL="0" distR="0">
                <wp:extent cx="3591560" cy="1648460"/>
                <wp:effectExtent l="0" t="0" r="0" b="0"/>
                <wp:docPr id="9" name="Frame2"/>
                <a:graphic xmlns:a="http://schemas.openxmlformats.org/drawingml/2006/main">
                  <a:graphicData uri="http://schemas.microsoft.com/office/word/2010/wordprocessingShape">
                    <wps:wsp>
                      <wps:cNvSpPr/>
                      <wps:spPr>
                        <a:xfrm>
                          <a:off x="0" y="0"/>
                          <a:ext cx="3591720" cy="1648440"/>
                        </a:xfrm>
                        <a:prstGeom prst="rect">
                          <a:avLst/>
                        </a:prstGeom>
                        <a:solidFill>
                          <a:srgbClr val="FFFFFF"/>
                        </a:solidFill>
                        <a:ln w="0">
                          <a:noFill/>
                        </a:ln>
                      </wps:spPr>
                      <wps:style>
                        <a:lnRef idx="0"/>
                        <a:fillRef idx="0"/>
                        <a:effectRef idx="0"/>
                        <a:fontRef idx="minor"/>
                      </wps:style>
                      <wps:txbx>
                        <w:txbxContent>
                          <w:p>
                            <w:pPr>
                              <w:pStyle w:val="Table"/>
                              <w:keepNext w:val="true"/>
                              <w:spacing w:before="120" w:after="120"/>
                              <w:rPr/>
                            </w:pPr>
                            <w:r>
                              <w:rPr>
                                <w:color w:val="000000"/>
                              </w:rPr>
                              <w:t xml:space="preserve">Table </w:t>
                            </w:r>
                            <w:bookmarkStart w:id="32" w:name="Ref_Table3_number_only"/>
                            <w:r>
                              <w:rPr>
                                <w:color w:val="000000"/>
                              </w:rPr>
                              <w:fldChar w:fldCharType="begin"/>
                            </w:r>
                            <w:r>
                              <w:rPr>
                                <w:color w:val="000000"/>
                              </w:rPr>
                              <w:instrText xml:space="preserve"> SEQ Table \* ARABIC </w:instrText>
                            </w:r>
                            <w:r>
                              <w:rPr>
                                <w:color w:val="000000"/>
                              </w:rPr>
                              <w:fldChar w:fldCharType="separate"/>
                            </w:r>
                            <w:r>
                              <w:rPr>
                                <w:color w:val="000000"/>
                              </w:rPr>
                              <w:t>4</w:t>
                            </w:r>
                            <w:r>
                              <w:rPr>
                                <w:color w:val="000000"/>
                              </w:rPr>
                              <w:fldChar w:fldCharType="end"/>
                            </w:r>
                            <w:bookmarkEnd w:id="32"/>
                            <w:r>
                              <w:rPr>
                                <w:color w:val="000000"/>
                              </w:rPr>
                              <w:t>: Pair-Combinatorial Tournament Matrix</w:t>
                            </w:r>
                          </w:p>
                          <w:tbl>
                            <w:tblPr>
                              <w:tblW w:w="5000" w:type="pct"/>
                              <w:jc w:val="left"/>
                              <w:tblInd w:w="0" w:type="dxa"/>
                              <w:tblLayout w:type="fixed"/>
                              <w:tblCellMar>
                                <w:top w:w="0" w:type="dxa"/>
                                <w:left w:w="0" w:type="dxa"/>
                                <w:bottom w:w="0" w:type="dxa"/>
                                <w:right w:w="0" w:type="dxa"/>
                              </w:tblCellMar>
                            </w:tblPr>
                            <w:tblGrid>
                              <w:gridCol w:w="981"/>
                              <w:gridCol w:w="641"/>
                              <w:gridCol w:w="646"/>
                              <w:gridCol w:w="641"/>
                              <w:gridCol w:w="647"/>
                              <w:gridCol w:w="641"/>
                              <w:gridCol w:w="646"/>
                              <w:gridCol w:w="645"/>
                            </w:tblGrid>
                            <w:tr>
                              <w:trPr/>
                              <w:tc>
                                <w:tcPr>
                                  <w:tcW w:w="981"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Criterion</w:t>
                                  </w:r>
                                </w:p>
                              </w:tc>
                              <w:tc>
                                <w:tcPr>
                                  <w:tcW w:w="641"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s1</w:t>
                                  </w:r>
                                </w:p>
                              </w:tc>
                              <w:tc>
                                <w:tcPr>
                                  <w:tcW w:w="646"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s2</w:t>
                                  </w:r>
                                </w:p>
                              </w:tc>
                              <w:tc>
                                <w:tcPr>
                                  <w:tcW w:w="641"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s3</w:t>
                                  </w:r>
                                </w:p>
                              </w:tc>
                              <w:tc>
                                <w:tcPr>
                                  <w:tcW w:w="647"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s4</w:t>
                                  </w:r>
                                </w:p>
                              </w:tc>
                              <w:tc>
                                <w:tcPr>
                                  <w:tcW w:w="641"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s5</w:t>
                                  </w:r>
                                </w:p>
                              </w:tc>
                              <w:tc>
                                <w:tcPr>
                                  <w:tcW w:w="646"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s6</w:t>
                                  </w:r>
                                </w:p>
                              </w:tc>
                              <w:tc>
                                <w:tcPr>
                                  <w:tcW w:w="645"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s7</w:t>
                                  </w:r>
                                </w:p>
                              </w:tc>
                            </w:tr>
                            <w:tr>
                              <w:trPr/>
                              <w:tc>
                                <w:tcPr>
                                  <w:tcW w:w="98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s1</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PSO4</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647"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PSO13</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IWO9</w:t>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PSO7</w:t>
                                  </w:r>
                                </w:p>
                              </w:tc>
                              <w:tc>
                                <w:tcPr>
                                  <w:tcW w:w="645"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r>
                            <w:tr>
                              <w:trPr/>
                              <w:tc>
                                <w:tcPr>
                                  <w:tcW w:w="98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s2</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647"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IWO7</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PSO0</w:t>
                                  </w:r>
                                </w:p>
                              </w:tc>
                              <w:tc>
                                <w:tcPr>
                                  <w:tcW w:w="645"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IWO10</w:t>
                                  </w:r>
                                </w:p>
                              </w:tc>
                            </w:tr>
                            <w:tr>
                              <w:trPr/>
                              <w:tc>
                                <w:tcPr>
                                  <w:tcW w:w="98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s3</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7"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PSO0</w:t>
                                  </w:r>
                                </w:p>
                              </w:tc>
                              <w:tc>
                                <w:tcPr>
                                  <w:tcW w:w="645"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r>
                            <w:tr>
                              <w:trPr/>
                              <w:tc>
                                <w:tcPr>
                                  <w:tcW w:w="98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s4</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7"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IWO13</w:t>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PSO7</w:t>
                                  </w:r>
                                </w:p>
                              </w:tc>
                              <w:tc>
                                <w:tcPr>
                                  <w:tcW w:w="645"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PSO13</w:t>
                                  </w:r>
                                </w:p>
                              </w:tc>
                            </w:tr>
                            <w:tr>
                              <w:trPr/>
                              <w:tc>
                                <w:tcPr>
                                  <w:tcW w:w="98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s5</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7"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w:t>
                                  </w:r>
                                </w:p>
                              </w:tc>
                              <w:tc>
                                <w:tcPr>
                                  <w:tcW w:w="645"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r>
                            <w:tr>
                              <w:trPr/>
                              <w:tc>
                                <w:tcPr>
                                  <w:tcW w:w="98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s6</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7"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5"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PSO7</w:t>
                                  </w:r>
                                </w:p>
                              </w:tc>
                            </w:tr>
                            <w:tr>
                              <w:trPr/>
                              <w:tc>
                                <w:tcPr>
                                  <w:tcW w:w="981"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s7</w:t>
                                  </w:r>
                                </w:p>
                              </w:tc>
                              <w:tc>
                                <w:tcPr>
                                  <w:tcW w:w="641"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7"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5"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r>
                          </w:tbl>
                          <w:p>
                            <w:pPr>
                              <w:pStyle w:val="FrameContentsuser"/>
                              <w:spacing w:before="0" w:after="160"/>
                              <w:rPr>
                                <w:color w:val="000000"/>
                              </w:rPr>
                            </w:pPr>
                            <w:r>
                              <w:rPr>
                                <w:color w:val="000000"/>
                              </w:rPr>
                            </w:r>
                          </w:p>
                        </w:txbxContent>
                      </wps:txbx>
                      <wps:bodyPr lIns="54000" tIns="54000" rIns="54000" bIns="54000" anchor="t">
                        <a:noAutofit/>
                      </wps:bodyPr>
                    </wps:wsp>
                  </a:graphicData>
                </a:graphic>
                <wp14:sizeRelH relativeFrom="margin">
                  <wp14:pctWidth>64000</wp14:pctWidth>
                </wp14:sizeRelH>
                <wp14:sizeRelV relativeFrom="margin">
                  <wp14:pctHeight>21000</wp14:pctHeight>
                </wp14:sizeRelV>
              </wp:inline>
            </w:drawing>
          </mc:Choice>
          <mc:Fallback>
            <w:pict>
              <v:rect id="shape_0" fillcolor="white" stroked="f" o:allowincell="t" style="width:282.75pt;height:129.75pt;mso-wrap-style:square;v-text-anchor:top">
                <v:fill o:detectmouseclick="t" type="solid" color2="black"/>
                <v:stroke color="#3465a4" joinstyle="round" endcap="flat"/>
                <v:textbox>
                  <w:txbxContent>
                    <w:p>
                      <w:pPr>
                        <w:pStyle w:val="Table"/>
                        <w:keepNext w:val="true"/>
                        <w:spacing w:before="120" w:after="120"/>
                        <w:rPr/>
                      </w:pPr>
                      <w:r>
                        <w:rPr>
                          <w:color w:val="000000"/>
                        </w:rPr>
                        <w:t xml:space="preserve">Table </w:t>
                      </w:r>
                      <w:bookmarkStart w:id="33" w:name="Ref_Table3_number_only"/>
                      <w:r>
                        <w:rPr>
                          <w:color w:val="000000"/>
                        </w:rPr>
                        <w:fldChar w:fldCharType="begin"/>
                      </w:r>
                      <w:r>
                        <w:rPr>
                          <w:color w:val="000000"/>
                        </w:rPr>
                        <w:instrText xml:space="preserve"> SEQ Table \* ARABIC </w:instrText>
                      </w:r>
                      <w:r>
                        <w:rPr>
                          <w:color w:val="000000"/>
                        </w:rPr>
                        <w:fldChar w:fldCharType="separate"/>
                      </w:r>
                      <w:r>
                        <w:rPr>
                          <w:color w:val="000000"/>
                        </w:rPr>
                        <w:t>4</w:t>
                      </w:r>
                      <w:r>
                        <w:rPr>
                          <w:color w:val="000000"/>
                        </w:rPr>
                        <w:fldChar w:fldCharType="end"/>
                      </w:r>
                      <w:bookmarkEnd w:id="33"/>
                      <w:r>
                        <w:rPr>
                          <w:color w:val="000000"/>
                        </w:rPr>
                        <w:t>: Pair-Combinatorial Tournament Matrix</w:t>
                      </w:r>
                    </w:p>
                    <w:tbl>
                      <w:tblPr>
                        <w:tblW w:w="5000" w:type="pct"/>
                        <w:jc w:val="left"/>
                        <w:tblInd w:w="0" w:type="dxa"/>
                        <w:tblLayout w:type="fixed"/>
                        <w:tblCellMar>
                          <w:top w:w="0" w:type="dxa"/>
                          <w:left w:w="0" w:type="dxa"/>
                          <w:bottom w:w="0" w:type="dxa"/>
                          <w:right w:w="0" w:type="dxa"/>
                        </w:tblCellMar>
                      </w:tblPr>
                      <w:tblGrid>
                        <w:gridCol w:w="981"/>
                        <w:gridCol w:w="641"/>
                        <w:gridCol w:w="646"/>
                        <w:gridCol w:w="641"/>
                        <w:gridCol w:w="647"/>
                        <w:gridCol w:w="641"/>
                        <w:gridCol w:w="646"/>
                        <w:gridCol w:w="645"/>
                      </w:tblGrid>
                      <w:tr>
                        <w:trPr/>
                        <w:tc>
                          <w:tcPr>
                            <w:tcW w:w="981"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Criterion</w:t>
                            </w:r>
                          </w:p>
                        </w:tc>
                        <w:tc>
                          <w:tcPr>
                            <w:tcW w:w="641"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s1</w:t>
                            </w:r>
                          </w:p>
                        </w:tc>
                        <w:tc>
                          <w:tcPr>
                            <w:tcW w:w="646"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s2</w:t>
                            </w:r>
                          </w:p>
                        </w:tc>
                        <w:tc>
                          <w:tcPr>
                            <w:tcW w:w="641"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s3</w:t>
                            </w:r>
                          </w:p>
                        </w:tc>
                        <w:tc>
                          <w:tcPr>
                            <w:tcW w:w="647"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s4</w:t>
                            </w:r>
                          </w:p>
                        </w:tc>
                        <w:tc>
                          <w:tcPr>
                            <w:tcW w:w="641"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s5</w:t>
                            </w:r>
                          </w:p>
                        </w:tc>
                        <w:tc>
                          <w:tcPr>
                            <w:tcW w:w="646"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s6</w:t>
                            </w:r>
                          </w:p>
                        </w:tc>
                        <w:tc>
                          <w:tcPr>
                            <w:tcW w:w="645"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s7</w:t>
                            </w:r>
                          </w:p>
                        </w:tc>
                      </w:tr>
                      <w:tr>
                        <w:trPr/>
                        <w:tc>
                          <w:tcPr>
                            <w:tcW w:w="98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s1</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PSO4</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647"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PSO13</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IWO9</w:t>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PSO7</w:t>
                            </w:r>
                          </w:p>
                        </w:tc>
                        <w:tc>
                          <w:tcPr>
                            <w:tcW w:w="645"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r>
                      <w:tr>
                        <w:trPr/>
                        <w:tc>
                          <w:tcPr>
                            <w:tcW w:w="98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s2</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647"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IWO7</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PSO0</w:t>
                            </w:r>
                          </w:p>
                        </w:tc>
                        <w:tc>
                          <w:tcPr>
                            <w:tcW w:w="645"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IWO10</w:t>
                            </w:r>
                          </w:p>
                        </w:tc>
                      </w:tr>
                      <w:tr>
                        <w:trPr/>
                        <w:tc>
                          <w:tcPr>
                            <w:tcW w:w="98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s3</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7"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PSO0</w:t>
                            </w:r>
                          </w:p>
                        </w:tc>
                        <w:tc>
                          <w:tcPr>
                            <w:tcW w:w="645"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r>
                      <w:tr>
                        <w:trPr/>
                        <w:tc>
                          <w:tcPr>
                            <w:tcW w:w="98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s4</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7"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IWO13</w:t>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PSO7</w:t>
                            </w:r>
                          </w:p>
                        </w:tc>
                        <w:tc>
                          <w:tcPr>
                            <w:tcW w:w="645"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PSO13</w:t>
                            </w:r>
                          </w:p>
                        </w:tc>
                      </w:tr>
                      <w:tr>
                        <w:trPr/>
                        <w:tc>
                          <w:tcPr>
                            <w:tcW w:w="98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s5</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7"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w:t>
                            </w:r>
                          </w:p>
                        </w:tc>
                        <w:tc>
                          <w:tcPr>
                            <w:tcW w:w="645"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r>
                      <w:tr>
                        <w:trPr/>
                        <w:tc>
                          <w:tcPr>
                            <w:tcW w:w="98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s6</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7"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5"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PSO7</w:t>
                            </w:r>
                          </w:p>
                        </w:tc>
                      </w:tr>
                      <w:tr>
                        <w:trPr/>
                        <w:tc>
                          <w:tcPr>
                            <w:tcW w:w="981"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s7</w:t>
                            </w:r>
                          </w:p>
                        </w:tc>
                        <w:tc>
                          <w:tcPr>
                            <w:tcW w:w="641"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7"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5"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r>
                    </w:tbl>
                    <w:p>
                      <w:pPr>
                        <w:pStyle w:val="FrameContentsuser"/>
                        <w:spacing w:before="0" w:after="160"/>
                        <w:rPr>
                          <w:color w:val="000000"/>
                        </w:rPr>
                      </w:pPr>
                      <w:r>
                        <w:rPr>
                          <w:color w:val="000000"/>
                        </w:rPr>
                      </w:r>
                    </w:p>
                  </w:txbxContent>
                </v:textbox>
              </v:rect>
            </w:pict>
          </mc:Fallback>
        </mc:AlternateContent>
      </w:r>
    </w:p>
    <w:p>
      <w:pPr>
        <w:pStyle w:val="BodyText"/>
        <w:bidi w:val="0"/>
        <w:rPr/>
      </w:pPr>
      <w:r>
        <w:rPr>
          <w:rFonts w:eastAsia="SimSun" w:cs="Times New Roman"/>
          <w:b w:val="false"/>
          <w:bCs w:val="false"/>
          <w:i w:val="false"/>
          <w:iCs w:val="false"/>
          <w:strike w:val="false"/>
          <w:dstrike w:val="false"/>
          <w:outline w:val="false"/>
          <w:shadow w:val="false"/>
          <w:color w:val="000000"/>
          <w:sz w:val="22"/>
          <w:szCs w:val="22"/>
          <w:u w:val="none"/>
          <w:lang w:val="en-GB" w:eastAsia="en-US" w:bidi="ar-SA"/>
        </w:rPr>
        <w:t>From Marquez</w:t>
        <w:noBreakHyphen/>
        <w:t xml:space="preserve">Salazar work </w:t>
      </w:r>
      <w:bookmarkStart w:id="34" w:name="ZOTERO_BREF_MM5DgwB6F6v7"/>
      <w:r>
        <w:rPr>
          <w:b w:val="false"/>
          <w:bCs w:val="false"/>
          <w:i w:val="false"/>
          <w:iCs w:val="false"/>
          <w:strike w:val="false"/>
          <w:dstrike w:val="false"/>
          <w:outline w:val="false"/>
          <w:shadow w:val="false"/>
          <w:color w:val="000000"/>
          <w:sz w:val="22"/>
          <w:szCs w:val="22"/>
          <w:u w:val="none"/>
          <w:lang w:val="en-GB" w:eastAsia="en-US" w:bidi="ar-SA"/>
        </w:rPr>
        <w:t>[10]</w:t>
      </w:r>
      <w:bookmarkEnd w:id="34"/>
      <w:r>
        <w:rPr>
          <w:rFonts w:eastAsia="SimSun" w:cs="Times New Roman"/>
          <w:b w:val="false"/>
          <w:bCs w:val="false"/>
          <w:i w:val="false"/>
          <w:iCs w:val="false"/>
          <w:strike w:val="false"/>
          <w:dstrike w:val="false"/>
          <w:outline w:val="false"/>
          <w:shadow w:val="false"/>
          <w:color w:val="000000"/>
          <w:sz w:val="22"/>
          <w:szCs w:val="22"/>
          <w:u w:val="none"/>
          <w:lang w:val="en-GB" w:eastAsia="en-US" w:bidi="ar-SA"/>
        </w:rPr>
        <w:t xml:space="preserve"> some criterion (</w:t>
      </w:r>
      <w:r>
        <w:rPr>
          <w:rFonts w:eastAsia="SimSun" w:cs="Times New Roman"/>
          <w:b/>
          <w:bCs/>
          <w:i w:val="false"/>
          <w:iCs w:val="false"/>
          <w:strike w:val="false"/>
          <w:dstrike w:val="false"/>
          <w:outline w:val="false"/>
          <w:shadow w:val="false"/>
          <w:color w:val="000000"/>
          <w:sz w:val="22"/>
          <w:szCs w:val="22"/>
          <w:u w:val="none"/>
          <w:lang w:val="en-GB" w:eastAsia="en-US" w:bidi="ar-SA"/>
        </w:rPr>
        <w:t>s5</w:t>
      </w:r>
      <w:r>
        <w:rPr>
          <w:rFonts w:eastAsia="SimSun" w:cs="Times New Roman"/>
          <w:b w:val="false"/>
          <w:bCs w:val="false"/>
          <w:i w:val="false"/>
          <w:iCs w:val="false"/>
          <w:strike w:val="false"/>
          <w:dstrike w:val="false"/>
          <w:outline w:val="false"/>
          <w:shadow w:val="false"/>
          <w:color w:val="000000"/>
          <w:sz w:val="22"/>
          <w:szCs w:val="22"/>
          <w:u w:val="none"/>
          <w:lang w:val="en-GB" w:eastAsia="en-US" w:bidi="ar-SA"/>
        </w:rPr>
        <w:t xml:space="preserve">, </w:t>
      </w:r>
      <w:r>
        <w:rPr>
          <w:rFonts w:eastAsia="SimSun" w:cs="Times New Roman"/>
          <w:b/>
          <w:bCs/>
          <w:i w:val="false"/>
          <w:iCs w:val="false"/>
          <w:strike w:val="false"/>
          <w:dstrike w:val="false"/>
          <w:outline w:val="false"/>
          <w:shadow w:val="false"/>
          <w:color w:val="000000"/>
          <w:sz w:val="22"/>
          <w:szCs w:val="22"/>
          <w:u w:val="none"/>
          <w:lang w:val="en-GB" w:eastAsia="en-US" w:bidi="ar-SA"/>
        </w:rPr>
        <w:t>s6</w:t>
      </w:r>
      <w:r>
        <w:rPr>
          <w:rFonts w:eastAsia="SimSun" w:cs="Times New Roman"/>
          <w:b w:val="false"/>
          <w:bCs w:val="false"/>
          <w:i w:val="false"/>
          <w:iCs w:val="false"/>
          <w:strike w:val="false"/>
          <w:dstrike w:val="false"/>
          <w:outline w:val="false"/>
          <w:shadow w:val="false"/>
          <w:color w:val="000000"/>
          <w:sz w:val="22"/>
          <w:szCs w:val="22"/>
          <w:u w:val="none"/>
          <w:lang w:val="en-GB" w:eastAsia="en-US" w:bidi="ar-SA"/>
        </w:rPr>
        <w:t>) were taken. Comparing them with current work</w:t>
      </w:r>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t xml:space="preserve">’s results (Table </w:t>
      </w:r>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fldChar w:fldCharType="begin"/>
      </w:r>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instrText xml:space="preserve"> REF Ref_Table4_number_only \h </w:instrText>
      </w:r>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fldChar w:fldCharType="separate"/>
      </w:r>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t>5</w:t>
      </w:r>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fldChar w:fldCharType="end"/>
      </w:r>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t>)</w:t>
      </w:r>
      <w:r>
        <w:rPr>
          <w:rFonts w:eastAsia="SimSun" w:cs="Times New Roman"/>
          <w:b w:val="false"/>
          <w:bCs w:val="false"/>
          <w:i w:val="false"/>
          <w:iCs w:val="false"/>
          <w:strike w:val="false"/>
          <w:dstrike w:val="false"/>
          <w:outline w:val="false"/>
          <w:shadow w:val="false"/>
          <w:color w:val="000000"/>
          <w:sz w:val="22"/>
          <w:szCs w:val="22"/>
          <w:u w:val="none"/>
          <w:lang w:val="en-GB" w:eastAsia="en-US" w:bidi="ar-SA"/>
        </w:rPr>
        <w:t xml:space="preserve">,   </w:t>
      </w:r>
      <w:r>
        <w:rPr>
          <w:b w:val="false"/>
          <w:bCs w:val="false"/>
          <w:i w:val="false"/>
          <w:iCs w:val="false"/>
          <w:strike w:val="false"/>
          <w:dstrike w:val="false"/>
          <w:outline w:val="false"/>
          <w:shadow w:val="false"/>
          <w:color w:val="000000"/>
          <w:sz w:val="22"/>
          <w:szCs w:val="22"/>
          <w:u w:val="none"/>
          <w:lang w:val="en-GB" w:eastAsia="en-US" w:bidi="ar-SA"/>
        </w:rPr>
        <w:t xml:space="preserve">specially with </w:t>
      </w:r>
      <w:r>
        <w:rPr>
          <w:b/>
          <w:bCs/>
          <w:i w:val="false"/>
          <w:iCs w:val="false"/>
          <w:strike w:val="false"/>
          <w:dstrike w:val="false"/>
          <w:outline w:val="false"/>
          <w:shadow w:val="false"/>
          <w:color w:val="000000"/>
          <w:sz w:val="22"/>
          <w:szCs w:val="22"/>
          <w:u w:val="none"/>
          <w:lang w:val="en-GB" w:eastAsia="en-US" w:bidi="ar-SA"/>
        </w:rPr>
        <w:t>s6</w:t>
      </w:r>
      <w:r>
        <w:rPr>
          <w:b w:val="false"/>
          <w:bCs w:val="false"/>
          <w:i w:val="false"/>
          <w:iCs w:val="false"/>
          <w:strike w:val="false"/>
          <w:dstrike w:val="false"/>
          <w:outline w:val="false"/>
          <w:shadow w:val="false"/>
          <w:color w:val="000000"/>
          <w:sz w:val="22"/>
          <w:szCs w:val="22"/>
          <w:u w:val="none"/>
          <w:lang w:val="en-GB" w:eastAsia="en-US" w:bidi="ar-SA"/>
        </w:rPr>
        <w:t>, there is a c</w:t>
      </w:r>
      <w:r>
        <w:rPr>
          <w:rFonts w:eastAsia="SimSun" w:cs="Times New Roman"/>
          <w:b w:val="false"/>
          <w:bCs w:val="false"/>
          <w:i w:val="false"/>
          <w:iCs w:val="false"/>
          <w:strike w:val="false"/>
          <w:dstrike w:val="false"/>
          <w:outline w:val="false"/>
          <w:shadow w:val="false"/>
          <w:color w:val="000000"/>
          <w:sz w:val="22"/>
          <w:szCs w:val="22"/>
          <w:u w:val="none"/>
          <w:lang w:val="en-GB" w:eastAsia="en-US" w:bidi="ar-SA"/>
        </w:rPr>
        <w:t xml:space="preserve">oncordance </w:t>
      </w:r>
      <w:r>
        <w:rPr>
          <w:b w:val="false"/>
          <w:bCs w:val="false"/>
          <w:i w:val="false"/>
          <w:iCs w:val="false"/>
          <w:strike w:val="false"/>
          <w:dstrike w:val="false"/>
          <w:outline w:val="false"/>
          <w:shadow w:val="false"/>
          <w:color w:val="000000"/>
          <w:sz w:val="22"/>
          <w:szCs w:val="22"/>
          <w:u w:val="none"/>
          <w:lang w:val="en-GB" w:eastAsia="en-US" w:bidi="ar-SA"/>
        </w:rPr>
        <w:t>with</w:t>
      </w:r>
      <w:r>
        <w:rPr>
          <w:rFonts w:eastAsia="SimSun" w:cs="Times New Roman"/>
          <w:b w:val="false"/>
          <w:bCs w:val="false"/>
          <w:i w:val="false"/>
          <w:iCs w:val="false"/>
          <w:strike w:val="false"/>
          <w:dstrike w:val="false"/>
          <w:outline w:val="false"/>
          <w:shadow w:val="false"/>
          <w:color w:val="000000"/>
          <w:sz w:val="22"/>
          <w:szCs w:val="22"/>
          <w:u w:val="none"/>
          <w:lang w:val="en-GB" w:eastAsia="en-US" w:bidi="ar-SA"/>
        </w:rPr>
        <w:t xml:space="preserve"> </w:t>
      </w:r>
      <w:r>
        <w:rPr>
          <w:b w:val="false"/>
          <w:bCs w:val="false"/>
          <w:i w:val="false"/>
          <w:iCs w:val="false"/>
          <w:strike w:val="false"/>
          <w:dstrike w:val="false"/>
          <w:outline w:val="false"/>
          <w:shadow w:val="false"/>
          <w:color w:val="000000"/>
          <w:sz w:val="22"/>
          <w:szCs w:val="22"/>
          <w:u w:val="none"/>
          <w:lang w:val="en-GB" w:eastAsia="en-US" w:bidi="ar-SA"/>
        </w:rPr>
        <w:t>swampland conjectures.</w:t>
      </w:r>
      <w:r>
        <w:rPr>
          <w:rFonts w:eastAsia="SimSun" w:cs="Times New Roman"/>
          <w:b w:val="false"/>
          <w:bCs w:val="false"/>
          <w:i w:val="false"/>
          <w:iCs w:val="false"/>
          <w:strike w:val="false"/>
          <w:dstrike w:val="false"/>
          <w:outline w:val="false"/>
          <w:shadow w:val="false"/>
          <w:color w:val="000000"/>
          <w:sz w:val="22"/>
          <w:szCs w:val="22"/>
          <w:u w:val="none"/>
          <w:lang w:val="en-GB" w:eastAsia="en-US" w:bidi="ar-SA"/>
        </w:rPr>
        <w:t xml:space="preserve"> </w:t>
      </w:r>
      <w:r>
        <w:rPr>
          <w:b w:val="false"/>
          <w:bCs w:val="false"/>
          <w:i w:val="false"/>
          <w:iCs w:val="false"/>
          <w:strike w:val="false"/>
          <w:dstrike w:val="false"/>
          <w:outline w:val="false"/>
          <w:shadow w:val="false"/>
          <w:color w:val="000000"/>
          <w:sz w:val="22"/>
          <w:szCs w:val="22"/>
          <w:u w:val="none"/>
          <w:lang w:val="en-GB" w:eastAsia="en-US" w:bidi="ar-SA"/>
        </w:rPr>
        <w:t>T</w:t>
      </w:r>
      <w:r>
        <w:rPr>
          <w:rFonts w:eastAsia="SimSun" w:cs="Times New Roman"/>
          <w:b w:val="false"/>
          <w:bCs w:val="false"/>
          <w:i w:val="false"/>
          <w:iCs w:val="false"/>
          <w:strike w:val="false"/>
          <w:dstrike w:val="false"/>
          <w:outline w:val="false"/>
          <w:shadow w:val="false"/>
          <w:color w:val="000000"/>
          <w:sz w:val="22"/>
          <w:szCs w:val="22"/>
          <w:u w:val="none"/>
          <w:lang w:val="en-GB" w:eastAsia="en-US" w:bidi="ar-SA"/>
        </w:rPr>
        <w:t>hough the global ratio of stable vacua increased</w:t>
      </w:r>
      <w:r>
        <w:rPr>
          <w:b w:val="false"/>
          <w:bCs w:val="false"/>
          <w:i w:val="false"/>
          <w:iCs w:val="false"/>
          <w:strike w:val="false"/>
          <w:dstrike w:val="false"/>
          <w:outline w:val="false"/>
          <w:shadow w:val="false"/>
          <w:color w:val="000000"/>
          <w:sz w:val="22"/>
          <w:szCs w:val="22"/>
          <w:u w:val="none"/>
          <w:lang w:val="en-GB" w:eastAsia="en-US" w:bidi="ar-SA"/>
        </w:rPr>
        <w:t xml:space="preserve"> in this approach</w:t>
      </w:r>
      <w:r>
        <w:rPr>
          <w:rFonts w:eastAsia="SimSun" w:cs="Times New Roman"/>
          <w:b w:val="false"/>
          <w:bCs w:val="false"/>
          <w:i w:val="false"/>
          <w:iCs w:val="false"/>
          <w:strike w:val="false"/>
          <w:dstrike w:val="false"/>
          <w:outline w:val="false"/>
          <w:shadow w:val="false"/>
          <w:color w:val="000000"/>
          <w:sz w:val="22"/>
          <w:szCs w:val="22"/>
          <w:u w:val="none"/>
          <w:lang w:val="en-GB" w:eastAsia="en-US" w:bidi="ar-SA"/>
        </w:rPr>
        <w:t>, de Sitter stab</w:t>
      </w:r>
      <w:r>
        <w:rPr>
          <w:b w:val="false"/>
          <w:bCs w:val="false"/>
          <w:i w:val="false"/>
          <w:iCs w:val="false"/>
          <w:strike w:val="false"/>
          <w:dstrike w:val="false"/>
          <w:outline w:val="false"/>
          <w:shadow w:val="false"/>
          <w:color w:val="000000"/>
          <w:sz w:val="22"/>
          <w:szCs w:val="22"/>
          <w:u w:val="none"/>
          <w:lang w:val="en-GB" w:eastAsia="en-US" w:bidi="ar-SA"/>
        </w:rPr>
        <w:t>le ratio didn</w:t>
      </w:r>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t>’t</w:t>
      </w:r>
      <w:r>
        <w:rPr>
          <w:rFonts w:eastAsia="SimSun" w:cs="Times New Roman"/>
          <w:b w:val="false"/>
          <w:bCs w:val="false"/>
          <w:i w:val="false"/>
          <w:iCs w:val="false"/>
          <w:strike w:val="false"/>
          <w:dstrike w:val="false"/>
          <w:outline w:val="false"/>
          <w:shadow w:val="false"/>
          <w:color w:val="000000"/>
          <w:sz w:val="22"/>
          <w:szCs w:val="22"/>
          <w:u w:val="none"/>
          <w:lang w:val="en-GB" w:eastAsia="en-US" w:bidi="ar-SA"/>
        </w:rPr>
        <w:t>.</w:t>
      </w:r>
    </w:p>
    <w:p>
      <w:pPr>
        <w:pStyle w:val="Table"/>
        <w:keepNext w:val="true"/>
        <w:rPr>
          <w:lang w:val="en-GB" w:eastAsia="en-US" w:bidi="ar-SA"/>
        </w:rPr>
      </w:pPr>
      <w:r>
        <w:rPr>
          <w:rFonts w:eastAsia="Calibri" w:cs="Mangal"/>
          <w:color w:val="auto"/>
          <w:sz w:val="20"/>
          <w:lang w:val="es-MX" w:eastAsia="en-US" w:bidi="ar-SA"/>
        </w:rPr>
        <w:t xml:space="preserve">Table </w:t>
      </w:r>
      <w:bookmarkStart w:id="35" w:name="Ref_Table4_number_only"/>
      <w:r>
        <w:rPr>
          <w:lang w:val="en-GB" w:eastAsia="en-US" w:bidi="ar-SA"/>
        </w:rPr>
        <w:fldChar w:fldCharType="begin"/>
      </w:r>
      <w:r>
        <w:rPr>
          <w:lang w:val="en-GB" w:eastAsia="en-US" w:bidi="ar-SA"/>
        </w:rPr>
        <w:instrText xml:space="preserve"> SEQ Table \* ARABIC </w:instrText>
      </w:r>
      <w:r>
        <w:rPr>
          <w:lang w:val="en-GB" w:eastAsia="en-US" w:bidi="ar-SA"/>
        </w:rPr>
        <w:fldChar w:fldCharType="separate"/>
      </w:r>
      <w:r>
        <w:rPr>
          <w:lang w:val="en-GB" w:eastAsia="en-US" w:bidi="ar-SA"/>
        </w:rPr>
        <w:t>5</w:t>
      </w:r>
      <w:r>
        <w:rPr>
          <w:lang w:val="en-GB" w:eastAsia="en-US" w:bidi="ar-SA"/>
        </w:rPr>
        <w:fldChar w:fldCharType="end"/>
      </w:r>
      <w:bookmarkEnd w:id="35"/>
      <w:r>
        <w:rPr>
          <w:rFonts w:eastAsia="Calibri" w:cs="Mangal"/>
          <w:color w:val="auto"/>
          <w:sz w:val="20"/>
          <w:lang w:val="es-MX" w:eastAsia="en-US" w:bidi="ar-SA"/>
        </w:rPr>
        <w:t xml:space="preserve">: </w:t>
      </w:r>
      <w:r>
        <w:rPr>
          <w:rFonts w:eastAsia="Calibri" w:cs="Mangal"/>
          <w:b/>
          <w:bCs/>
          <w:color w:val="auto"/>
          <w:sz w:val="20"/>
          <w:lang w:val="es-MX" w:eastAsia="en-US" w:bidi="ar-SA"/>
        </w:rPr>
        <w:t>s5</w:t>
      </w:r>
      <w:r>
        <w:rPr>
          <w:rFonts w:eastAsia="Calibri" w:cs="Mangal"/>
          <w:color w:val="auto"/>
          <w:sz w:val="20"/>
          <w:lang w:val="es-MX" w:eastAsia="en-US" w:bidi="ar-SA"/>
        </w:rPr>
        <w:t xml:space="preserve"> and </w:t>
      </w:r>
      <w:r>
        <w:rPr>
          <w:rFonts w:eastAsia="Calibri" w:cs="Mangal"/>
          <w:b/>
          <w:bCs/>
          <w:color w:val="auto"/>
          <w:sz w:val="20"/>
          <w:lang w:val="es-MX" w:eastAsia="en-US" w:bidi="ar-SA"/>
        </w:rPr>
        <w:t>s6</w:t>
      </w:r>
      <w:r>
        <w:rPr>
          <w:rFonts w:eastAsia="Calibri" w:cs="Mangal"/>
          <w:color w:val="auto"/>
          <w:sz w:val="20"/>
          <w:lang w:val="es-MX" w:eastAsia="en-US" w:bidi="ar-SA"/>
        </w:rPr>
        <w:t xml:space="preserve"> criterion comparison between a previous work and current work.</w:t>
      </w:r>
    </w:p>
    <w:tbl>
      <w:tblPr>
        <w:tblW w:w="8834" w:type="dxa"/>
        <w:jc w:val="left"/>
        <w:tblInd w:w="0" w:type="dxa"/>
        <w:tblLayout w:type="fixed"/>
        <w:tblCellMar>
          <w:top w:w="0" w:type="dxa"/>
          <w:left w:w="0" w:type="dxa"/>
          <w:bottom w:w="0" w:type="dxa"/>
          <w:right w:w="0" w:type="dxa"/>
        </w:tblCellMar>
      </w:tblPr>
      <w:tblGrid>
        <w:gridCol w:w="1757"/>
        <w:gridCol w:w="4135"/>
        <w:gridCol w:w="2942"/>
      </w:tblGrid>
      <w:tr>
        <w:trPr>
          <w:trHeight w:val="229" w:hRule="atLeast"/>
        </w:trPr>
        <w:tc>
          <w:tcPr>
            <w:tcW w:w="1757" w:type="dxa"/>
            <w:tcBorders>
              <w:top w:val="single" w:sz="6" w:space="0" w:color="000000"/>
              <w:bottom w:val="single" w:sz="6" w:space="0" w:color="000000"/>
            </w:tcBorders>
            <w:vAlign w:val="center"/>
          </w:tcPr>
          <w:p>
            <w:pPr>
              <w:pStyle w:val="FrameContents"/>
              <w:widowControl/>
              <w:suppressAutoHyphens w:val="true"/>
              <w:bidi w:val="1"/>
              <w:spacing w:lineRule="auto" w:line="259" w:before="0" w:after="0"/>
              <w:ind w:hanging="0" w:left="0" w:right="0"/>
              <w:jc w:val="center"/>
              <w:rPr>
                <w:sz w:val="18"/>
                <w:szCs w:val="18"/>
                <w:lang w:val="en-GB" w:eastAsia="en-US" w:bidi="ar-SA"/>
              </w:rPr>
            </w:pPr>
            <w:r>
              <w:rPr>
                <w:rFonts w:eastAsia="DejaVu Sans" w:cs="DejaVu Sans"/>
                <w:b w:val="false"/>
                <w:bCs w:val="false"/>
                <w:i w:val="false"/>
                <w:iCs w:val="false"/>
                <w:strike w:val="false"/>
                <w:dstrike w:val="false"/>
                <w:outline w:val="false"/>
                <w:shadow w:val="false"/>
                <w:color w:val="000000"/>
                <w:sz w:val="18"/>
                <w:szCs w:val="18"/>
                <w:u w:val="none"/>
                <w:lang w:val="en-GB" w:eastAsia="en-US" w:bidi="ar-SA"/>
              </w:rPr>
              <w:t>Criterion</w:t>
            </w:r>
          </w:p>
        </w:tc>
        <w:tc>
          <w:tcPr>
            <w:tcW w:w="4135"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sz w:val="18"/>
                <w:szCs w:val="18"/>
                <w:lang w:val="en-GB" w:eastAsia="en-US" w:bidi="ar-SA"/>
              </w:rPr>
            </w:pPr>
            <w:r>
              <w:rPr>
                <w:rFonts w:eastAsia="DejaVu Sans" w:cs="DejaVu Sans"/>
                <w:b/>
                <w:bCs/>
                <w:i w:val="false"/>
                <w:iCs w:val="false"/>
                <w:strike w:val="false"/>
                <w:dstrike w:val="false"/>
                <w:outline w:val="false"/>
                <w:shadow w:val="false"/>
                <w:color w:val="000000"/>
                <w:sz w:val="18"/>
                <w:szCs w:val="18"/>
                <w:u w:val="none"/>
                <w:lang w:val="en-GB" w:eastAsia="en-US" w:bidi="ar-SA"/>
              </w:rPr>
              <w:t>s5</w:t>
            </w:r>
          </w:p>
        </w:tc>
        <w:tc>
          <w:tcPr>
            <w:tcW w:w="2942"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sz w:val="18"/>
                <w:szCs w:val="18"/>
                <w:lang w:val="en-GB" w:eastAsia="en-US" w:bidi="ar-SA"/>
              </w:rPr>
            </w:pPr>
            <w:r>
              <w:rPr>
                <w:rFonts w:eastAsia="DejaVu Sans" w:cs="DejaVu Sans"/>
                <w:b/>
                <w:bCs/>
                <w:i w:val="false"/>
                <w:iCs w:val="false"/>
                <w:strike w:val="false"/>
                <w:dstrike w:val="false"/>
                <w:outline w:val="false"/>
                <w:shadow w:val="false"/>
                <w:color w:val="000000"/>
                <w:sz w:val="18"/>
                <w:szCs w:val="18"/>
                <w:u w:val="none"/>
                <w:lang w:val="en-GB" w:eastAsia="en-US" w:bidi="ar-SA"/>
              </w:rPr>
              <w:t>s6</w:t>
            </w:r>
          </w:p>
        </w:tc>
      </w:tr>
      <w:tr>
        <w:trPr>
          <w:trHeight w:val="164" w:hRule="atLeast"/>
        </w:trPr>
        <w:tc>
          <w:tcPr>
            <w:tcW w:w="1757" w:type="dxa"/>
            <w:tcBorders/>
            <w:vAlign w:val="center"/>
          </w:tcPr>
          <w:p>
            <w:pPr>
              <w:pStyle w:val="TableContents"/>
              <w:bidi w:val="0"/>
              <w:spacing w:before="0" w:after="0"/>
              <w:jc w:val="center"/>
              <w:rPr>
                <w:sz w:val="18"/>
                <w:szCs w:val="18"/>
                <w:lang w:val="en-GB" w:eastAsia="en-US" w:bidi="ar-SA"/>
              </w:rPr>
            </w:pPr>
            <w:r>
              <w:rPr>
                <w:rFonts w:eastAsia="DejaVu Sans" w:cs="DejaVu Sans"/>
                <w:sz w:val="18"/>
                <w:szCs w:val="18"/>
                <w:lang w:val="en-GB" w:eastAsia="en-US" w:bidi="ar-SA"/>
              </w:rPr>
              <w:t xml:space="preserve"> ‍</w:t>
            </w:r>
            <w:r>
              <w:rPr>
                <w:rFonts w:eastAsia="DejaVu Sans" w:cs="DejaVu Sans"/>
                <w:b w:val="false"/>
                <w:bCs w:val="false"/>
                <w:i w:val="false"/>
                <w:iCs w:val="false"/>
                <w:strike w:val="false"/>
                <w:dstrike w:val="false"/>
                <w:outline w:val="false"/>
                <w:shadow w:val="false"/>
                <w:color w:val="000000"/>
                <w:sz w:val="18"/>
                <w:szCs w:val="18"/>
                <w:u w:val="none"/>
                <w:lang w:val="en-GB" w:eastAsia="en-US" w:bidi="ar-SA"/>
              </w:rPr>
              <w:t>Previous work</w:t>
            </w:r>
            <w:r>
              <w:rPr>
                <w:rFonts w:eastAsia="DejaVu Sans" w:cs="DejaVu Sans"/>
                <w:b w:val="false"/>
                <w:bCs w:val="false"/>
                <w:i w:val="false"/>
                <w:iCs w:val="false"/>
                <w:strike w:val="false"/>
                <w:dstrike w:val="false"/>
                <w:outline w:val="false"/>
                <w:shadow w:val="false"/>
                <w:color w:val="000000"/>
                <w:kern w:val="0"/>
                <w:sz w:val="18"/>
                <w:szCs w:val="18"/>
                <w:u w:val="none"/>
                <w:lang w:val="en-GB" w:eastAsia="en-US" w:bidi="ar-SA"/>
              </w:rPr>
              <w:t>’s</w:t>
            </w:r>
            <w:r>
              <w:rPr>
                <w:rFonts w:eastAsia="DejaVu Sans" w:cs="DejaVu Sans"/>
                <w:b w:val="false"/>
                <w:bCs w:val="false"/>
                <w:i w:val="false"/>
                <w:iCs w:val="false"/>
                <w:strike w:val="false"/>
                <w:dstrike w:val="false"/>
                <w:outline w:val="false"/>
                <w:shadow w:val="false"/>
                <w:color w:val="000000"/>
                <w:sz w:val="18"/>
                <w:szCs w:val="18"/>
                <w:u w:val="none"/>
                <w:lang w:val="en-GB" w:eastAsia="en-US" w:bidi="ar-SA"/>
              </w:rPr>
              <w:t xml:space="preserve"> best</w:t>
            </w:r>
          </w:p>
        </w:tc>
        <w:tc>
          <w:tcPr>
            <w:tcW w:w="4135" w:type="dxa"/>
            <w:tcBorders/>
            <w:vAlign w:val="center"/>
          </w:tcPr>
          <w:p>
            <w:pPr>
              <w:pStyle w:val="FrameContents"/>
              <w:widowControl/>
              <w:suppressAutoHyphens w:val="true"/>
              <w:bidi w:val="0"/>
              <w:spacing w:lineRule="auto" w:line="259" w:before="0" w:after="0"/>
              <w:ind w:hanging="0" w:left="0" w:right="0"/>
              <w:jc w:val="center"/>
              <w:rPr>
                <w:sz w:val="18"/>
                <w:szCs w:val="18"/>
                <w:lang w:val="en-GB" w:eastAsia="en-US" w:bidi="ar-SA"/>
              </w:rPr>
            </w:pPr>
            <w:r>
              <w:rPr>
                <w:sz w:val="18"/>
                <w:szCs w:val="18"/>
                <w:lang w:val="en-GB" w:eastAsia="en-US" w:bidi="ar-SA"/>
              </w:rPr>
              <w:t>0.2751481759</w:t>
            </w:r>
          </w:p>
        </w:tc>
        <w:tc>
          <w:tcPr>
            <w:tcW w:w="2942" w:type="dxa"/>
            <w:tcBorders/>
            <w:vAlign w:val="center"/>
          </w:tcPr>
          <w:p>
            <w:pPr>
              <w:pStyle w:val="FrameContents"/>
              <w:widowControl/>
              <w:suppressAutoHyphens w:val="true"/>
              <w:bidi w:val="0"/>
              <w:spacing w:lineRule="auto" w:line="259" w:before="0" w:after="0"/>
              <w:ind w:hanging="0" w:left="0" w:right="0"/>
              <w:jc w:val="center"/>
              <w:rPr>
                <w:sz w:val="18"/>
                <w:szCs w:val="18"/>
                <w:lang w:val="en-GB" w:eastAsia="en-US" w:bidi="ar-SA"/>
              </w:rPr>
            </w:pPr>
            <w:r>
              <w:rPr>
                <w:b w:val="false"/>
                <w:bCs w:val="false"/>
                <w:i w:val="false"/>
                <w:iCs w:val="false"/>
                <w:strike w:val="false"/>
                <w:dstrike w:val="false"/>
                <w:outline w:val="false"/>
                <w:shadow w:val="false"/>
                <w:color w:val="000000"/>
                <w:sz w:val="18"/>
                <w:szCs w:val="18"/>
                <w:u w:val="none"/>
                <w:lang w:val="en-GB" w:eastAsia="en-US" w:bidi="ar-SA"/>
              </w:rPr>
              <w:t>0.</w:t>
            </w:r>
            <w:r>
              <w:rPr>
                <w:rFonts w:eastAsia="Calibri" w:cs="Tahoma"/>
                <w:b w:val="false"/>
                <w:bCs w:val="false"/>
                <w:i w:val="false"/>
                <w:iCs w:val="false"/>
                <w:strike w:val="false"/>
                <w:dstrike w:val="false"/>
                <w:outline w:val="false"/>
                <w:shadow w:val="false"/>
                <w:color w:val="000000"/>
                <w:sz w:val="22"/>
                <w:szCs w:val="18"/>
                <w:u w:val="none"/>
                <w:lang w:val="es-MX" w:eastAsia="en-US" w:bidi="ar-SA"/>
              </w:rPr>
              <w:t>2994538834</w:t>
            </w:r>
          </w:p>
        </w:tc>
      </w:tr>
      <w:tr>
        <w:trPr>
          <w:trHeight w:val="177" w:hRule="atLeast"/>
        </w:trPr>
        <w:tc>
          <w:tcPr>
            <w:tcW w:w="1757" w:type="dxa"/>
            <w:tcBorders>
              <w:bottom w:val="single" w:sz="6" w:space="0" w:color="000000"/>
            </w:tcBorders>
            <w:vAlign w:val="center"/>
          </w:tcPr>
          <w:p>
            <w:pPr>
              <w:pStyle w:val="TableContents"/>
              <w:spacing w:before="0" w:after="0"/>
              <w:jc w:val="center"/>
              <w:rPr>
                <w:sz w:val="18"/>
                <w:szCs w:val="18"/>
                <w:lang w:val="en-GB" w:eastAsia="en-US" w:bidi="ar-SA"/>
              </w:rPr>
            </w:pPr>
            <w:r>
              <w:rPr>
                <w:rFonts w:eastAsia="DejaVu Sans" w:cs="DejaVu Sans"/>
                <w:sz w:val="18"/>
                <w:szCs w:val="18"/>
                <w:lang w:val="en-GB" w:eastAsia="en-US" w:bidi="ar-SA"/>
              </w:rPr>
              <w:t>‍</w:t>
            </w:r>
            <w:r>
              <w:rPr>
                <w:rFonts w:eastAsia="DejaVu Sans" w:cs="DejaVu Sans"/>
                <w:b w:val="false"/>
                <w:bCs w:val="false"/>
                <w:i w:val="false"/>
                <w:iCs w:val="false"/>
                <w:strike w:val="false"/>
                <w:dstrike w:val="false"/>
                <w:outline w:val="false"/>
                <w:shadow w:val="false"/>
                <w:color w:val="000000"/>
                <w:sz w:val="18"/>
                <w:szCs w:val="18"/>
                <w:u w:val="none"/>
                <w:lang w:val="en-GB" w:eastAsia="en-US" w:bidi="ar-SA"/>
              </w:rPr>
              <w:t>Current work</w:t>
            </w:r>
            <w:r>
              <w:rPr>
                <w:rFonts w:eastAsia="DejaVu Sans" w:cs="DejaVu Sans"/>
                <w:b w:val="false"/>
                <w:bCs w:val="false"/>
                <w:i w:val="false"/>
                <w:iCs w:val="false"/>
                <w:strike w:val="false"/>
                <w:dstrike w:val="false"/>
                <w:outline w:val="false"/>
                <w:shadow w:val="false"/>
                <w:color w:val="000000"/>
                <w:kern w:val="0"/>
                <w:sz w:val="18"/>
                <w:szCs w:val="18"/>
                <w:u w:val="none"/>
                <w:lang w:val="en-GB" w:eastAsia="en-US" w:bidi="ar-SA"/>
              </w:rPr>
              <w:t>’s</w:t>
            </w:r>
            <w:r>
              <w:rPr>
                <w:rFonts w:eastAsia="DejaVu Sans" w:cs="DejaVu Sans"/>
                <w:b w:val="false"/>
                <w:bCs w:val="false"/>
                <w:i w:val="false"/>
                <w:iCs w:val="false"/>
                <w:strike w:val="false"/>
                <w:dstrike w:val="false"/>
                <w:outline w:val="false"/>
                <w:shadow w:val="false"/>
                <w:color w:val="000000"/>
                <w:sz w:val="18"/>
                <w:szCs w:val="18"/>
                <w:u w:val="none"/>
                <w:lang w:val="en-GB" w:eastAsia="en-US" w:bidi="ar-SA"/>
              </w:rPr>
              <w:t xml:space="preserve"> best</w:t>
            </w:r>
          </w:p>
        </w:tc>
        <w:tc>
          <w:tcPr>
            <w:tcW w:w="4135"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sz w:val="18"/>
                <w:szCs w:val="18"/>
                <w:lang w:val="en-GB" w:eastAsia="en-US" w:bidi="ar-SA"/>
              </w:rPr>
            </w:pPr>
            <w:r>
              <w:rPr>
                <w:sz w:val="18"/>
                <w:szCs w:val="18"/>
                <w:lang w:val="en-GB" w:eastAsia="en-US" w:bidi="ar-SA"/>
              </w:rPr>
              <w:t>0.3981818182</w:t>
            </w:r>
          </w:p>
        </w:tc>
        <w:tc>
          <w:tcPr>
            <w:tcW w:w="2942"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sz w:val="18"/>
                <w:szCs w:val="18"/>
                <w:lang w:val="en-GB" w:eastAsia="en-US" w:bidi="ar-SA"/>
              </w:rPr>
            </w:pPr>
            <w:r>
              <w:rPr>
                <w:sz w:val="18"/>
                <w:szCs w:val="18"/>
                <w:lang w:val="en-GB" w:eastAsia="en-US" w:bidi="ar-SA"/>
              </w:rPr>
              <w:t>0.</w:t>
            </w:r>
            <w:r>
              <w:rPr>
                <w:rFonts w:eastAsia="Calibri" w:cs="Tahoma"/>
                <w:b w:val="false"/>
                <w:bCs w:val="false"/>
                <w:i w:val="false"/>
                <w:iCs w:val="false"/>
                <w:strike w:val="false"/>
                <w:dstrike w:val="false"/>
                <w:outline w:val="false"/>
                <w:shadow w:val="false"/>
                <w:color w:val="000000"/>
                <w:sz w:val="22"/>
                <w:szCs w:val="18"/>
                <w:u w:val="none"/>
                <w:lang w:val="es-MX" w:eastAsia="en-US" w:bidi="ar-SA"/>
              </w:rPr>
              <w:t>2845610236</w:t>
            </w:r>
          </w:p>
        </w:tc>
      </w:tr>
    </w:tbl>
    <w:p>
      <w:pPr>
        <w:pStyle w:val="BodyText"/>
        <w:jc w:val="both"/>
        <w:rPr/>
      </w:pPr>
      <w:r>
        <w:rPr/>
        <w:t xml:space="preserve">After performing b3, </w:t>
      </w:r>
      <w:r>
        <w:rPr>
          <w:b/>
          <w:bCs/>
        </w:rPr>
        <w:t>PSO14</w:t>
      </w:r>
      <w:r>
        <w:rPr/>
        <w:t xml:space="preserve"> resulted as the global consensus winner.</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ind w:hanging="0" w:left="0" w:right="0"/>
        <w:rPr/>
      </w:pPr>
      <w:r>
        <w:rPr/>
        <w:t>Discussion</w:t>
      </w:r>
    </w:p>
    <w:p>
      <w:pPr>
        <w:pStyle w:val="BodyText"/>
        <w:bidi w:val="0"/>
        <w:rPr/>
      </w:pPr>
      <w:r>
        <w:rPr>
          <w:b/>
          <w:bCs/>
        </w:rPr>
        <w:t xml:space="preserve">In regard of findings. </w:t>
      </w:r>
      <w:r>
        <w:rPr/>
        <w:t>Though results favoured AdS vacua, this work does not declare any superiority between compared optimisers, outside the 32 hyperparameter combinations plus previous GA explorations, there are more possibilities which shall be tested. This work intended also, a more formal computational comparison for this line of research which previous works lacked</w:t>
      </w:r>
      <w:r>
        <w:rPr>
          <w:rFonts w:eastAsia="SimSun" w:cs="Times New Roman"/>
          <w:color w:val="auto"/>
          <w:spacing w:val="-1"/>
          <w:kern w:val="0"/>
          <w:sz w:val="22"/>
          <w:szCs w:val="20"/>
          <w:lang w:val="en-GB" w:eastAsia="en-US" w:bidi="ar-SA"/>
        </w:rPr>
        <w:t>—for most of them being pioneers not computing</w:t>
        <w:noBreakHyphen/>
        <w:t>focused.</w:t>
      </w:r>
    </w:p>
    <w:p>
      <w:pPr>
        <w:pStyle w:val="BodyText"/>
        <w:bidi w:val="0"/>
        <w:rPr/>
      </w:pPr>
      <w:r>
        <w:rPr>
          <w:rFonts w:eastAsia="SimSun" w:cs="Times New Roman"/>
          <w:b/>
          <w:bCs/>
          <w:color w:val="auto"/>
          <w:spacing w:val="-1"/>
          <w:kern w:val="0"/>
          <w:sz w:val="22"/>
          <w:szCs w:val="20"/>
          <w:lang w:val="en-GB" w:eastAsia="en-US" w:bidi="ar-SA"/>
        </w:rPr>
        <w:t>In regard of the selection of the 16 first configurations for each optimiser</w:t>
      </w:r>
      <w:r>
        <w:rPr>
          <w:rFonts w:eastAsia="SimSun" w:cs="Times New Roman"/>
          <w:b w:val="false"/>
          <w:bCs w:val="false"/>
          <w:color w:val="auto"/>
          <w:spacing w:val="-1"/>
          <w:kern w:val="0"/>
          <w:sz w:val="22"/>
          <w:szCs w:val="20"/>
          <w:lang w:val="en-GB" w:eastAsia="en-US" w:bidi="ar-SA"/>
        </w:rPr>
        <w:t>.</w:t>
      </w:r>
      <w:r>
        <w:rPr>
          <w:rFonts w:eastAsia="SimSun" w:cs="Times New Roman"/>
          <w:b/>
          <w:bCs/>
          <w:color w:val="auto"/>
          <w:spacing w:val="-1"/>
          <w:kern w:val="0"/>
          <w:sz w:val="22"/>
          <w:szCs w:val="20"/>
          <w:lang w:val="en-GB" w:eastAsia="en-US" w:bidi="ar-SA"/>
        </w:rPr>
        <w:t xml:space="preserve"> </w:t>
      </w:r>
      <w:r>
        <w:rPr>
          <w:rFonts w:eastAsia="SimSun" w:cs="Times New Roman"/>
          <w:b w:val="false"/>
          <w:bCs w:val="false"/>
          <w:color w:val="auto"/>
          <w:spacing w:val="-1"/>
          <w:kern w:val="0"/>
          <w:sz w:val="22"/>
          <w:szCs w:val="20"/>
          <w:lang w:val="en-GB" w:eastAsia="en-US" w:bidi="ar-SA"/>
        </w:rPr>
        <w:t>Unfortunately, higher numbers on population and epochs tended to increase time, with experiments that lasted weeks and could not be finished.</w:t>
      </w:r>
      <w:r>
        <w:rPr>
          <w:rFonts w:eastAsia="SimSun" w:cs="Times New Roman"/>
          <w:b w:val="false"/>
          <w:bCs w:val="false"/>
          <w:color w:val="auto"/>
          <w:sz w:val="22"/>
          <w:lang w:val="en-GB" w:eastAsia="en-US" w:bidi="ar-SA"/>
        </w:rPr>
        <w:t>Characterising</w:t>
      </w:r>
    </w:p>
    <w:p>
      <w:pPr>
        <w:pStyle w:val="BodyText"/>
        <w:rPr/>
      </w:pPr>
      <w:r>
        <w:rPr>
          <w:b/>
          <w:bCs/>
        </w:rPr>
        <w:t xml:space="preserve">In regard of </w:t>
      </w:r>
      <w:r>
        <w:rPr>
          <w:rFonts w:eastAsia="SimSun" w:cs="Times New Roman"/>
          <w:b/>
          <w:bCs/>
          <w:color w:val="auto"/>
          <w:spacing w:val="-1"/>
          <w:kern w:val="0"/>
          <w:sz w:val="22"/>
          <w:szCs w:val="20"/>
          <w:lang w:val="en-GB" w:eastAsia="en-US" w:bidi="ar-SA"/>
        </w:rPr>
        <w:t xml:space="preserve">infrastructure. </w:t>
      </w:r>
      <w:r>
        <w:rPr>
          <w:rFonts w:eastAsia="SimSun" w:cs="Times New Roman"/>
          <w:b w:val="false"/>
          <w:bCs w:val="false"/>
          <w:color w:val="auto"/>
          <w:spacing w:val="-1"/>
          <w:kern w:val="0"/>
          <w:sz w:val="22"/>
          <w:szCs w:val="20"/>
          <w:lang w:val="en-GB" w:eastAsia="en-US" w:bidi="ar-SA"/>
        </w:rPr>
        <w:t>Most of the time</w:t>
        <w:noBreakHyphen/>
        <w:t>extensive experiments could not be finished due to electrical cuts in the laboratory building. Though the process ended with no restoration point, half</w:t>
        <w:noBreakHyphen/>
        <w:t>filled datasets were saved. The importance of that is in regard of future dataset analysis where each point counts.</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ind w:hanging="0" w:left="0" w:right="0"/>
        <w:rPr/>
      </w:pPr>
      <w:bookmarkStart w:id="36" w:name="__RefHeading___Toc2632_3033527427"/>
      <w:bookmarkEnd w:id="36"/>
      <w:r>
        <w:rPr/>
        <w:t>Conclusions</w:t>
      </w:r>
    </w:p>
    <w:p>
      <w:pPr>
        <w:pStyle w:val="BodyText"/>
        <w:bidi w:val="0"/>
        <w:rPr/>
      </w:pPr>
      <w:r>
        <w:rPr/>
        <w:t xml:space="preserve">Notorious is that the question guided by the NFLT  remains open. </w:t>
      </w:r>
      <w:r>
        <w:rPr>
          <w:rFonts w:eastAsia="SimSun" w:cs="Times New Roman"/>
          <w:color w:val="auto"/>
          <w:spacing w:val="-1"/>
          <w:kern w:val="0"/>
          <w:sz w:val="22"/>
          <w:szCs w:val="20"/>
          <w:lang w:val="en-GB" w:eastAsia="en-US" w:bidi="ar-SA"/>
        </w:rPr>
        <w:t>Borda</w:t>
      </w:r>
      <w:r>
        <w:rPr/>
        <w:t xml:space="preserve"> rankings results (b1 and b2) demonstrated that each criteria was handled different between optimisers. Further research is needed to compare a higher variety of configurations, even of optimisers.</w:t>
      </w:r>
    </w:p>
    <w:p>
      <w:pPr>
        <w:pStyle w:val="BodyText"/>
        <w:bidi w:val="0"/>
        <w:rPr/>
      </w:pPr>
      <w:r>
        <w:rPr/>
        <w:t>It</w:t>
      </w:r>
      <w:r>
        <w:rPr>
          <w:rFonts w:eastAsia="SimSun" w:cs="Times New Roman"/>
          <w:color w:val="auto"/>
          <w:spacing w:val="-1"/>
          <w:kern w:val="0"/>
          <w:sz w:val="22"/>
          <w:szCs w:val="20"/>
          <w:lang w:val="en-GB" w:eastAsia="en-US" w:bidi="ar-SA"/>
        </w:rPr>
        <w:t>’s needed to highlight that for b3, s6 biased the Borda rank to benefit those optimisers whose points where, relatively, in majority dS. Which is a requirement needed to explore the landscape. Even though stable AdS vacua are interesting, in this work they are better avoided. This must be considered for researches where vacua types are important and a less biased exploration is needed.</w:t>
      </w:r>
    </w:p>
    <w:p>
      <w:pPr>
        <w:pStyle w:val="BodyText"/>
        <w:bidi w:val="0"/>
        <w:rPr>
          <w:u w:val="none"/>
        </w:rPr>
      </w:pPr>
      <w:r>
        <w:rPr>
          <w:rFonts w:eastAsia="SimSun" w:cs="Times New Roman"/>
          <w:color w:val="auto"/>
          <w:spacing w:val="-1"/>
          <w:kern w:val="0"/>
          <w:sz w:val="22"/>
          <w:szCs w:val="20"/>
          <w:lang w:val="en-GB" w:eastAsia="en-US" w:bidi="ar-SA"/>
        </w:rPr>
        <w:t xml:space="preserve">Further experiments comparing metaheuristic optimisers are needed to confirm Borda’s—and current criteria—powerfulness in regards of this research line as well as finding better metaheuristic optimisers and optimisers </w:t>
      </w:r>
      <w:r>
        <w:rPr>
          <w:rFonts w:eastAsia="SimSun" w:cs="Times New Roman"/>
          <w:color w:val="auto"/>
          <w:spacing w:val="-1"/>
          <w:kern w:val="0"/>
          <w:sz w:val="22"/>
          <w:szCs w:val="20"/>
          <w:u w:val="none"/>
          <w:lang w:val="en-GB" w:eastAsia="en-US" w:bidi="ar-SA"/>
        </w:rPr>
        <w:t>configurations.</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numPr>
          <w:ilvl w:val="0"/>
          <w:numId w:val="0"/>
        </w:numPr>
        <w:ind w:hanging="0" w:left="0" w:right="0"/>
        <w:rPr/>
      </w:pPr>
      <w:bookmarkStart w:id="37" w:name="__RefHeading___Toc2638_3033527427"/>
      <w:bookmarkEnd w:id="37"/>
      <w:r>
        <w:rPr/>
        <w:t>Acknowledgements</w:t>
      </w:r>
    </w:p>
    <w:p>
      <w:pPr>
        <w:pStyle w:val="BodyText"/>
        <w:numPr>
          <w:ilvl w:val="0"/>
          <w:numId w:val="0"/>
        </w:numPr>
        <w:ind w:hanging="0" w:left="0" w:right="0"/>
        <w:rPr/>
      </w:pPr>
      <w:r>
        <w:rPr>
          <w:rFonts w:eastAsia="SimSun" w:cs="Times New Roman"/>
          <w:color w:val="auto"/>
          <w:spacing w:val="-1"/>
          <w:kern w:val="0"/>
          <w:sz w:val="22"/>
          <w:szCs w:val="20"/>
          <w:lang w:val="en-GB" w:eastAsia="en-US" w:bidi="ar-SA"/>
        </w:rPr>
        <w:t>The first author acknowledges the support from SECIHTI for the master’s scholarship linked to the CVU 1295151.</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numPr>
          <w:ilvl w:val="0"/>
          <w:numId w:val="0"/>
        </w:numPr>
        <w:ind w:hanging="0" w:left="0" w:right="0"/>
        <w:rPr>
          <w:lang w:val="en-GB"/>
        </w:rPr>
      </w:pPr>
      <w:r>
        <w:rPr/>
        <w:t>References</w:t>
      </w:r>
    </w:p>
    <w:p>
      <w:pPr>
        <w:pStyle w:val="Bibliography1"/>
        <w:rPr/>
      </w:pPr>
      <w:bookmarkStart w:id="38" w:name="ZOTERO_BREF_rj8GF7D9xCnp"/>
      <w:r>
        <w:rPr/>
        <w:t>[1]</w:t>
        <w:tab/>
        <w:t xml:space="preserve">N. C. Bizet, C. Damian, O. Loaiza-Brito, D. K. Mayorga Peña, and J. A. Montañez-Barrera, “Testing swampland conjectures with machine learning,” </w:t>
      </w:r>
      <w:r>
        <w:rPr>
          <w:i/>
        </w:rPr>
        <w:t>Eur. Phys. J. C</w:t>
      </w:r>
      <w:r>
        <w:rPr/>
        <w:t>, vol. 80, no. 8, Aug. 2020, doi: 10.1140/epjc/s10052-020-8332-9.</w:t>
      </w:r>
    </w:p>
    <w:p>
      <w:pPr>
        <w:pStyle w:val="Bibliography1"/>
        <w:rPr/>
      </w:pPr>
      <w:r>
        <w:rPr/>
        <w:t>[2]</w:t>
        <w:tab/>
        <w:t xml:space="preserve">C. Damian and O. Loaiza-Brito, “Metastable vacua from torsion and machine learning,” </w:t>
      </w:r>
      <w:r>
        <w:rPr>
          <w:i/>
        </w:rPr>
        <w:t>Eur. Phys. J. C</w:t>
      </w:r>
      <w:r>
        <w:rPr/>
        <w:t>, vol. 82, no. 12, Dec. 2022, doi: 10.1140/epjc/s10052-022-11118-x.</w:t>
      </w:r>
    </w:p>
    <w:p>
      <w:pPr>
        <w:pStyle w:val="Bibliography1"/>
        <w:rPr/>
      </w:pPr>
      <w:r>
        <w:rPr/>
        <w:t>[3]</w:t>
        <w:tab/>
        <w:t xml:space="preserve">X. Gao and H. Zou, “Applying machine learning to the Calabi-Yau orientifolds with string vacua,” </w:t>
      </w:r>
      <w:r>
        <w:rPr>
          <w:i/>
        </w:rPr>
        <w:t>Phys. Rev. D</w:t>
      </w:r>
      <w:r>
        <w:rPr/>
        <w:t>, vol. 105, no. 4, Feb. 2022, doi: 10.1103/physrevd.105.046017.</w:t>
      </w:r>
    </w:p>
    <w:p>
      <w:pPr>
        <w:pStyle w:val="Bibliography1"/>
        <w:rPr/>
      </w:pPr>
      <w:r>
        <w:rPr/>
        <w:t>[4]</w:t>
        <w:tab/>
        <w:t xml:space="preserve">G. B. De Luca, “Machine Learning gravity compactifications on negatively curved manifolds,” </w:t>
      </w:r>
      <w:r>
        <w:rPr>
          <w:i/>
        </w:rPr>
        <w:t>J. High Energy Phys.</w:t>
      </w:r>
      <w:r>
        <w:rPr/>
        <w:t>, vol. 2025, no. 9, Sep. 2025, doi: 10.1007/jhep09(2025)090.</w:t>
      </w:r>
    </w:p>
    <w:p>
      <w:pPr>
        <w:pStyle w:val="Bibliography1"/>
        <w:rPr/>
      </w:pPr>
      <w:r>
        <w:rPr/>
        <w:t>[5]</w:t>
        <w:tab/>
        <w:t xml:space="preserve">Y.-H. He, V. Jejjala, and T. S. R. Silva, “Metaheuristic generation of brane tilings,” </w:t>
      </w:r>
      <w:r>
        <w:rPr>
          <w:i/>
        </w:rPr>
        <w:t>Phys. Lett. B</w:t>
      </w:r>
      <w:r>
        <w:rPr/>
        <w:t>, vol. 862, p. 139365, Mar. 2025, doi: 10.1016/j.physletb.2025.139365.</w:t>
      </w:r>
    </w:p>
    <w:p>
      <w:pPr>
        <w:pStyle w:val="Bibliography1"/>
        <w:rPr/>
      </w:pPr>
      <w:r>
        <w:rPr/>
        <w:t>[6]</w:t>
        <w:tab/>
        <w:t xml:space="preserve">D. G. Saari, “Explaining All Three-Alternative Voting Outcomes,” </w:t>
      </w:r>
      <w:r>
        <w:rPr>
          <w:i/>
        </w:rPr>
        <w:t>J. Econ. Theory</w:t>
      </w:r>
      <w:r>
        <w:rPr/>
        <w:t>, vol. 87, no. 2, pp. 313–355, Aug. 1999, doi: 10.1006/jeth.1999.2541.</w:t>
      </w:r>
    </w:p>
    <w:p>
      <w:pPr>
        <w:pStyle w:val="Bibliography1"/>
        <w:rPr/>
      </w:pPr>
      <w:r>
        <w:rPr/>
        <w:t>[7]</w:t>
        <w:tab/>
        <w:t xml:space="preserve">S. Abel and J. Rizos, “Genetic algorithms and the search for viable string vacua,” </w:t>
      </w:r>
      <w:r>
        <w:rPr>
          <w:i/>
        </w:rPr>
        <w:t>J. High Energy Phys.</w:t>
      </w:r>
      <w:r>
        <w:rPr/>
        <w:t>, vol. 2014, no. 8, Aug. 2014, doi: 10.1007/jhep08(2014)010.</w:t>
      </w:r>
    </w:p>
    <w:p>
      <w:pPr>
        <w:pStyle w:val="Bibliography1"/>
        <w:rPr/>
      </w:pPr>
      <w:r>
        <w:rPr/>
        <w:t>[8]</w:t>
        <w:tab/>
        <w:t xml:space="preserve">C. Damian, L. R. Díaz-Barrón, O. Loaiza-Brito, and M. Sabido, “Slow-roll inflation in non-geometric flux compactification,” </w:t>
      </w:r>
      <w:r>
        <w:rPr>
          <w:i/>
        </w:rPr>
        <w:t>J. High Energy Phys.</w:t>
      </w:r>
      <w:r>
        <w:rPr/>
        <w:t>, vol. 2013, no. 6, Jun. 2013, doi: 10.1007/jhep06(2013)109.</w:t>
      </w:r>
    </w:p>
    <w:p>
      <w:pPr>
        <w:pStyle w:val="Bibliography1"/>
        <w:rPr/>
      </w:pPr>
      <w:r>
        <w:rPr/>
        <w:t>[9]</w:t>
        <w:tab/>
        <w:t xml:space="preserve">C. Damian and O. Loaiza-Brito, “More stable de Sitter vacua from 𝓢-dual nongeometric fluxes,” </w:t>
      </w:r>
      <w:r>
        <w:rPr>
          <w:i/>
        </w:rPr>
        <w:t>Phys. Rev. D</w:t>
      </w:r>
      <w:r>
        <w:rPr/>
        <w:t>, vol. 88, no. 4, Aug. 2013, doi: 10.1103/physrevd.88.046008.</w:t>
      </w:r>
    </w:p>
    <w:p>
      <w:pPr>
        <w:pStyle w:val="Bibliography1"/>
        <w:rPr/>
      </w:pPr>
      <w:r>
        <w:rPr/>
        <w:t>[10]</w:t>
        <w:tab/>
        <w:t>B. Marquez-Salazar, C. Damian, and A. Diaz-Pacheco, “Genetic Algorithm Search for Stable Vacua in Type IIB String Theory: A Computational Approach,” 2026.</w:t>
      </w:r>
    </w:p>
    <w:p>
      <w:pPr>
        <w:pStyle w:val="Bibliography1"/>
        <w:rPr/>
      </w:pPr>
      <w:r>
        <w:rPr/>
        <w:t>[11]</w:t>
        <w:tab/>
        <w:t xml:space="preserve">D. H. Wolpert and W. G. Macready, “No free lunch theorems for optimization,” </w:t>
      </w:r>
      <w:r>
        <w:rPr>
          <w:i/>
        </w:rPr>
        <w:t>IEEE Trans. Evol. Comput.</w:t>
      </w:r>
      <w:r>
        <w:rPr/>
        <w:t>, vol. 1, no. 1, pp. 67–82, Apr. 1997, doi: 10.1109/4235.585893.</w:t>
      </w:r>
    </w:p>
    <w:p>
      <w:pPr>
        <w:pStyle w:val="Bibliography1"/>
        <w:rPr/>
      </w:pPr>
      <w:r>
        <w:rPr/>
        <w:t>[12]</w:t>
        <w:tab/>
        <w:t xml:space="preserve">Z. Qin, F. Yu, Z. Shi, and Y. Wang, “Adaptive Inertia Weight Particle Swarm Optimization,” in </w:t>
      </w:r>
      <w:r>
        <w:rPr>
          <w:i/>
        </w:rPr>
        <w:t>Artificial Intelligence and Soft Computing – ICAISC 2006</w:t>
      </w:r>
      <w:r>
        <w:rPr/>
        <w:t>, Springer Berlin Heidelberg, 2006, pp. 450–459. doi: 10.1007/11785231_48.</w:t>
      </w:r>
    </w:p>
    <w:p>
      <w:pPr>
        <w:pStyle w:val="Bibliography1"/>
        <w:rPr/>
      </w:pPr>
      <w:r>
        <w:rPr/>
        <w:t>[13]</w:t>
        <w:tab/>
        <w:t xml:space="preserve">A. R. Mehrabian and C. Lucas, “A novel numerical optimization algorithm inspired from weed colonization,” </w:t>
      </w:r>
      <w:r>
        <w:rPr>
          <w:i/>
        </w:rPr>
        <w:t>Ecol. Inform.</w:t>
      </w:r>
      <w:r>
        <w:rPr/>
        <w:t>, vol. 1, no. 4, pp. 355–366, Dec. 2006, doi: 10.1016/j.ecoinf.2006.07.003.</w:t>
      </w:r>
      <w:bookmarkEnd w:id="38"/>
    </w:p>
    <w:sectPr>
      <w:type w:val="continuous"/>
      <w:pgSz w:w="12240" w:h="15840"/>
      <w:pgMar w:left="1701" w:right="1701" w:gutter="0" w:header="708" w:top="1417" w:footer="708" w:bottom="1417"/>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2"/>
    <w:family w:val="roman"/>
    <w:pitch w:val="variable"/>
  </w:font>
  <w:font w:name="Liberation Mono">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left="0" w:right="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left="0" w:right="0"/>
      <w:rPr>
        <w:sz w:val="20"/>
      </w:rPr>
    </w:pPr>
    <w:r>
      <w:rPr>
        <w:sz w:val="20"/>
      </w:rPr>
      <w:t>Fecha de recepción: septiembre 1, 2020 / Fecha de aceptación: octubre 5, 2020</w:t>
    </w:r>
  </w:p>
  <w:p>
    <w:pPr>
      <w:pStyle w:val="Footer"/>
      <w:jc w:val="center"/>
      <w:rPr/>
    </w:pPr>
    <w:r>
      <w:rPr/>
      <w:fldChar w:fldCharType="begin"/>
    </w:r>
    <w:r>
      <w:rPr/>
      <w:instrText xml:space="preserve"> PAGE </w:instrText>
    </w:r>
    <w:r>
      <w:rPr/>
      <w:fldChar w:fldCharType="separate"/>
    </w:r>
    <w:r>
      <w:rPr/>
      <w:t>3</w:t>
    </w:r>
    <w:r>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12</w:t>
    </w:r>
    <w:r>
      <w:rPr/>
      <w:fldChar w:fldCharType="end"/>
    </w:r>
    <w:r>
      <w:rPr/>
      <w:t xml:space="preserve">   </w:t>
    </w:r>
    <w:r>
      <w:rPr/>
      <w:tab/>
      <w:tab/>
    </w:r>
    <w:r>
      <w:rPr>
        <w:lang w:val="en-GB" w:eastAsia="en-US" w:bidi="ar-SA"/>
      </w:rPr>
      <w:t>Particles and Weed into the Swampland</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774" w:type="dxa"/>
      <w:jc w:val="left"/>
      <w:tblInd w:w="162" w:type="dxa"/>
      <w:tblLayout w:type="fixed"/>
      <w:tblCellMar>
        <w:top w:w="0" w:type="dxa"/>
        <w:left w:w="108" w:type="dxa"/>
        <w:bottom w:w="0" w:type="dxa"/>
        <w:right w:w="108" w:type="dxa"/>
      </w:tblCellMar>
    </w:tblPr>
    <w:tblGrid>
      <w:gridCol w:w="6462"/>
      <w:gridCol w:w="2312"/>
    </w:tblGrid>
    <w:tr>
      <w:trPr/>
      <w:tc>
        <w:tcPr>
          <w:tcW w:w="6462" w:type="dxa"/>
          <w:tcBorders/>
        </w:tcPr>
        <w:p>
          <w:pPr>
            <w:pStyle w:val="Header"/>
            <w:widowControl/>
            <w:suppressAutoHyphens w:val="true"/>
            <w:bidi w:val="0"/>
            <w:spacing w:lineRule="auto" w:line="240" w:before="0" w:after="0"/>
            <w:ind w:hanging="0" w:left="-113" w:right="0"/>
            <w:jc w:val="left"/>
            <w:rPr>
              <w:lang w:val="en-US"/>
            </w:rPr>
          </w:pPr>
          <w:r>
            <w:rPr>
              <w:rFonts w:eastAsia="Calibri"/>
              <w:kern w:val="0"/>
              <w:sz w:val="22"/>
              <w:szCs w:val="22"/>
              <w:lang w:val="en-US" w:eastAsia="en-US" w:bidi="ar-SA"/>
            </w:rPr>
            <w:t xml:space="preserve">Anonymous Author. / Abstraction &amp; Application </w:t>
          </w:r>
          <w:r>
            <w:rPr>
              <w:rFonts w:eastAsia="Calibri"/>
              <w:b/>
              <w:kern w:val="0"/>
              <w:sz w:val="22"/>
              <w:szCs w:val="22"/>
              <w:lang w:val="en-US" w:eastAsia="en-US" w:bidi="ar-SA"/>
            </w:rPr>
            <w:t>41</w:t>
          </w:r>
          <w:r>
            <w:rPr>
              <w:rFonts w:eastAsia="Calibri"/>
              <w:kern w:val="0"/>
              <w:sz w:val="22"/>
              <w:szCs w:val="22"/>
              <w:lang w:val="en-US" w:eastAsia="en-US" w:bidi="ar-SA"/>
            </w:rPr>
            <w:t xml:space="preserve"> (2023) 3 - 16</w:t>
          </w:r>
        </w:p>
      </w:tc>
      <w:tc>
        <w:tcPr>
          <w:tcW w:w="2312" w:type="dxa"/>
          <w:tcBorders/>
        </w:tcPr>
        <w:p>
          <w:pPr>
            <w:pStyle w:val="Header"/>
            <w:widowControl/>
            <w:suppressAutoHyphens w:val="true"/>
            <w:spacing w:before="0" w:after="0"/>
            <w:jc w:val="right"/>
            <w:rPr>
              <w:rFonts w:ascii="Calibri" w:hAnsi="Calibri" w:eastAsia="Calibri"/>
              <w:kern w:val="0"/>
              <w:sz w:val="22"/>
              <w:szCs w:val="22"/>
              <w:lang w:val="es-MX" w:eastAsia="en-US" w:bidi="ar-SA"/>
            </w:rPr>
          </w:pPr>
          <w:r>
            <w:rPr>
              <w:rFonts w:eastAsia="Calibri"/>
              <w:kern w:val="0"/>
              <w:sz w:val="22"/>
              <w:szCs w:val="22"/>
              <w:lang w:val="es-MX" w:eastAsia="en-US" w:bidi="ar-SA"/>
            </w:rPr>
            <w:fldChar w:fldCharType="begin"/>
          </w:r>
          <w:r>
            <w:rPr>
              <w:rFonts w:eastAsia="Calibri"/>
              <w:kern w:val="0"/>
              <w:sz w:val="22"/>
              <w:szCs w:val="22"/>
              <w:lang w:val="es-MX" w:eastAsia="en-US" w:bidi="ar-SA"/>
            </w:rPr>
            <w:instrText xml:space="preserve"> PAGE </w:instrText>
          </w:r>
          <w:r>
            <w:rPr>
              <w:rFonts w:eastAsia="Calibri"/>
              <w:kern w:val="0"/>
              <w:sz w:val="22"/>
              <w:szCs w:val="22"/>
              <w:lang w:val="es-MX" w:eastAsia="en-US" w:bidi="ar-SA"/>
            </w:rPr>
            <w:fldChar w:fldCharType="separate"/>
          </w:r>
          <w:r>
            <w:rPr>
              <w:rFonts w:eastAsia="Calibri"/>
              <w:kern w:val="0"/>
              <w:sz w:val="22"/>
              <w:szCs w:val="22"/>
              <w:lang w:val="es-MX" w:eastAsia="en-US" w:bidi="ar-SA"/>
            </w:rPr>
            <w:t>11</w:t>
          </w:r>
          <w:r>
            <w:rPr>
              <w:rFonts w:eastAsia="Calibri"/>
              <w:kern w:val="0"/>
              <w:sz w:val="22"/>
              <w:szCs w:val="22"/>
              <w:lang w:val="es-MX" w:eastAsia="en-US" w:bidi="ar-SA"/>
            </w:rPr>
            <w:fldChar w:fldCharType="end"/>
          </w:r>
        </w:p>
        <w:p>
          <w:pPr>
            <w:pStyle w:val="Header"/>
            <w:widowControl/>
            <w:suppressAutoHyphens w:val="true"/>
            <w:spacing w:before="0" w:after="0"/>
            <w:jc w:val="right"/>
            <w:rPr>
              <w:rFonts w:ascii="Calibri" w:hAnsi="Calibri" w:eastAsia="Calibri"/>
              <w:kern w:val="0"/>
              <w:sz w:val="22"/>
              <w:szCs w:val="22"/>
              <w:lang w:val="es-MX" w:eastAsia="en-US" w:bidi="ar-SA"/>
            </w:rPr>
          </w:pPr>
          <w:r>
            <w:rPr>
              <w:rFonts w:eastAsia="Calibri"/>
              <w:kern w:val="0"/>
              <w:sz w:val="22"/>
              <w:szCs w:val="22"/>
              <w:lang w:val="es-MX" w:eastAsia="en-US" w:bidi="ar-SA"/>
            </w:rPr>
          </w:r>
        </w:p>
      </w:tc>
    </w:tr>
  </w:tbl>
  <w:p>
    <w:pPr>
      <w:pStyle w:val="Header"/>
      <w:ind w:hanging="0" w:left="0" w:right="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827" w:type="dxa"/>
      <w:jc w:val="left"/>
      <w:tblInd w:w="108" w:type="dxa"/>
      <w:tblLayout w:type="fixed"/>
      <w:tblCellMar>
        <w:top w:w="0" w:type="dxa"/>
        <w:left w:w="108" w:type="dxa"/>
        <w:bottom w:w="0" w:type="dxa"/>
        <w:right w:w="108" w:type="dxa"/>
      </w:tblCellMar>
    </w:tblPr>
    <w:tblGrid>
      <w:gridCol w:w="5515"/>
      <w:gridCol w:w="3312"/>
    </w:tblGrid>
    <w:tr>
      <w:trPr/>
      <w:tc>
        <w:tcPr>
          <w:tcW w:w="5515" w:type="dxa"/>
          <w:tcBorders/>
          <w:vAlign w:val="bottom"/>
        </w:tcPr>
        <w:p>
          <w:pPr>
            <w:pStyle w:val="Header"/>
            <w:widowControl/>
            <w:suppressAutoHyphens w:val="true"/>
            <w:spacing w:before="0" w:after="0"/>
            <w:ind w:hanging="0" w:left="0" w:right="0"/>
            <w:jc w:val="left"/>
            <w:rPr>
              <w:lang w:val="en-US"/>
            </w:rPr>
          </w:pPr>
          <w:r>
            <w:rPr>
              <w:rFonts w:eastAsia="Calibri"/>
              <w:kern w:val="0"/>
              <w:sz w:val="22"/>
              <w:szCs w:val="22"/>
              <w:lang w:val="en-US" w:eastAsia="en-US" w:bidi="ar-SA"/>
            </w:rPr>
            <w:t>Abstraction &amp; Application 41 (2023) 3 – 16</w:t>
          </w:r>
        </w:p>
      </w:tc>
      <w:tc>
        <w:tcPr>
          <w:tcW w:w="3312" w:type="dxa"/>
          <w:tcBorders/>
        </w:tcPr>
        <w:p>
          <w:pPr>
            <w:pStyle w:val="Header"/>
            <w:widowControl/>
            <w:suppressAutoHyphens w:val="true"/>
            <w:bidi w:val="0"/>
            <w:spacing w:lineRule="auto" w:line="240" w:before="0" w:after="0"/>
            <w:ind w:hanging="0" w:left="0" w:right="0"/>
            <w:jc w:val="right"/>
            <w:rPr>
              <w:rFonts w:ascii="Calibri" w:hAnsi="Calibri" w:eastAsia="Calibri"/>
              <w:kern w:val="0"/>
              <w:sz w:val="22"/>
              <w:szCs w:val="22"/>
              <w:lang w:val="es-MX" w:eastAsia="en-US" w:bidi="ar-SA"/>
            </w:rPr>
          </w:pPr>
          <w:r>
            <w:rPr/>
            <w:t xml:space="preserve">UADY </w:t>
          </w:r>
          <w:r>
            <w:rPr/>
            <w:drawing>
              <wp:inline distT="0" distB="0" distL="0" distR="0">
                <wp:extent cx="457200" cy="78867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stretch>
                          <a:fillRect/>
                        </a:stretch>
                      </pic:blipFill>
                      <pic:spPr bwMode="auto">
                        <a:xfrm>
                          <a:off x="0" y="0"/>
                          <a:ext cx="457200" cy="788670"/>
                        </a:xfrm>
                        <a:prstGeom prst="rect">
                          <a:avLst/>
                        </a:prstGeom>
                        <a:noFill/>
                      </pic:spPr>
                    </pic:pic>
                  </a:graphicData>
                </a:graphic>
              </wp:inline>
            </w:drawing>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left"/>
      <w:pPr>
        <w:tabs>
          <w:tab w:val="num" w:pos="0"/>
        </w:tabs>
        <w:ind w:left="0" w:hanging="0"/>
      </w:pPr>
      <w:rPr/>
    </w:lvl>
    <w:lvl w:ilvl="1">
      <w:start w:val="1"/>
      <w:numFmt w:val="decimal"/>
      <w:pStyle w:val="Heading2"/>
      <w:lvlText w:val="%2"/>
      <w:lvlJc w:val="left"/>
      <w:pPr>
        <w:tabs>
          <w:tab w:val="num" w:pos="0"/>
        </w:tabs>
        <w:ind w:left="0" w:hanging="0"/>
      </w:pPr>
      <w:rPr/>
    </w:lvl>
    <w:lvl w:ilvl="2">
      <w:start w:val="1"/>
      <w:numFmt w:val="decimal"/>
      <w:pStyle w:val="Heading3"/>
      <w:lvlText w:val="%2.%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num w:numId="1">
    <w:abstractNumId w:val="1"/>
  </w:num>
</w:numbering>
</file>

<file path=word/settings.xml><?xml version="1.0" encoding="utf-8"?>
<w:settings xmlns:w="http://schemas.openxmlformats.org/wordprocessingml/2006/main">
  <w:zoom w:percent="120"/>
  <w:revisionView w:insDel="0" w:formatting="0"/>
  <w:documentProtection w:edit="forms" w:enforcement="1" w:cryptProviderType="rsaAES" w:cryptAlgorithmClass="hash" w:cryptAlgorithmType="typeAny" w:cryptSpinCount="0" w:hash="" w:salt=""/>
  <w:defaultTabStop w:val="708"/>
  <w:autoHyphenation w:val="true"/>
  <w:hyphenationZone w:val="0"/>
  <w:evenAndOddHeaders/>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es-MX"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ind w:firstLine="283" w:left="0" w:right="0"/>
      <w:jc w:val="both"/>
    </w:pPr>
    <w:rPr>
      <w:rFonts w:ascii="Calibri" w:hAnsi="Calibri" w:eastAsia="Calibri" w:cs="Tahoma"/>
      <w:color w:val="auto"/>
      <w:kern w:val="0"/>
      <w:sz w:val="22"/>
      <w:szCs w:val="22"/>
      <w:lang w:val="es-MX" w:eastAsia="en-US" w:bidi="ar-SA"/>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ind w:hanging="0"/>
      <w:outlineLvl w:val="1"/>
    </w:pPr>
    <w:rPr>
      <w:rFonts w:ascii="Calibri" w:hAnsi="Calibri" w:eastAsia="Segoe UI" w:cs="Tahoma"/>
      <w:b/>
      <w:bCs/>
      <w:sz w:val="24"/>
      <w:szCs w:val="36"/>
      <w:lang w:val="en-GB" w:eastAsia="ja-JP"/>
    </w:rPr>
  </w:style>
  <w:style w:type="paragraph" w:styleId="Heading3">
    <w:name w:val="heading 3"/>
    <w:basedOn w:val="Heading"/>
    <w:next w:val="BodyText"/>
    <w:qFormat/>
    <w:pPr>
      <w:numPr>
        <w:ilvl w:val="2"/>
        <w:numId w:val="1"/>
      </w:numPr>
      <w:spacing w:before="140" w:after="120"/>
      <w:ind w:hanging="0" w:left="0" w:right="0"/>
      <w:outlineLvl w:val="2"/>
    </w:pPr>
    <w:rPr>
      <w:rFonts w:ascii="Calibri" w:hAnsi="Calibri" w:eastAsia="Segoe UI" w:cs="Tahoma"/>
      <w:b/>
      <w:bCs/>
      <w:sz w:val="22"/>
      <w:szCs w:val="28"/>
      <w:lang w:val="en-GB"/>
    </w:rPr>
  </w:style>
  <w:style w:type="character" w:styleId="DefaultParagraphFont">
    <w:name w:val="Default Paragraph Font"/>
    <w:qFormat/>
    <w:rPr/>
  </w:style>
  <w:style w:type="character" w:styleId="Hyperlink">
    <w:name w:val="Hyperlink"/>
    <w:basedOn w:val="DefaultParagraphFont"/>
    <w:rPr>
      <w:color w:themeColor="hyperlink" w:val="0563C1"/>
      <w:u w:val="single"/>
    </w:rPr>
  </w:style>
  <w:style w:type="character" w:styleId="EncabezadoCar">
    <w:name w:val="Encabezado Car"/>
    <w:basedOn w:val="DefaultParagraphFont"/>
    <w:link w:val="Header"/>
    <w:qFormat/>
    <w:rPr/>
  </w:style>
  <w:style w:type="character" w:styleId="PiedepginaCar">
    <w:name w:val="Pie de página Car"/>
    <w:basedOn w:val="DefaultParagraphFont"/>
    <w:link w:val="Footer"/>
    <w:qFormat/>
    <w:rPr/>
  </w:style>
  <w:style w:type="character" w:styleId="FollowedHyperlink">
    <w:name w:val="FollowedHyperlink"/>
    <w:basedOn w:val="DefaultParagraphFont"/>
    <w:rPr>
      <w:color w:themeColor="followedHyperlink" w:val="954F72"/>
      <w:u w:val="single"/>
    </w:rPr>
  </w:style>
  <w:style w:type="character" w:styleId="Mencinsinresolver1">
    <w:name w:val="Mención sin resolver1"/>
    <w:basedOn w:val="DefaultParagraphFont"/>
    <w:qFormat/>
    <w:rPr>
      <w:color w:val="605E5C"/>
      <w:shd w:fill="E1DFDD" w:val="clear"/>
    </w:rPr>
  </w:style>
  <w:style w:type="character" w:styleId="TextoindependienteCar">
    <w:name w:val="Texto independiente Car"/>
    <w:basedOn w:val="DefaultParagraphFont"/>
    <w:qFormat/>
    <w:rPr>
      <w:rFonts w:ascii="Times New Roman" w:hAnsi="Times New Roman" w:eastAsia="SimSun" w:cs="Times New Roman"/>
      <w:spacing w:val="-1"/>
      <w:sz w:val="20"/>
      <w:szCs w:val="20"/>
      <w:lang w:val="en-US"/>
    </w:rPr>
  </w:style>
  <w:style w:type="character" w:styleId="tlid-translation">
    <w:name w:val="tlid-translation"/>
    <w:basedOn w:val="DefaultParagraphFont"/>
    <w:qFormat/>
    <w:rPr/>
  </w:style>
  <w:style w:type="character" w:styleId="rynqvb">
    <w:name w:val="rynqvb"/>
    <w:basedOn w:val="DefaultParagraphFont"/>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CaptionCharacters">
    <w:name w:val="Caption Characters"/>
    <w:qFormat/>
    <w:rPr/>
  </w:style>
  <w:style w:type="character" w:styleId="Definition">
    <w:name w:val="Definition"/>
    <w:qFormat/>
    <w:rPr/>
  </w:style>
  <w:style w:type="character" w:styleId="DropCaps">
    <w:name w:val="Drop Caps"/>
    <w:qFormat/>
    <w:rPr/>
  </w:style>
  <w:style w:type="character" w:styleId="Emphasis">
    <w:name w:val="Emphasis"/>
    <w:qFormat/>
    <w:rPr>
      <w:i/>
      <w:iCs/>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xample">
    <w:name w:val="Example"/>
    <w:qFormat/>
    <w:rPr>
      <w:rFonts w:ascii="Liberation Mono" w:hAnsi="Liberation Mono" w:eastAsia="Liberation Mono" w:cs="Liberation Mono"/>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IndexLink">
    <w:name w:val="Index Link"/>
    <w:qFormat/>
    <w:rPr/>
  </w:style>
  <w:style w:type="character" w:styleId="SourceText">
    <w:name w:val="Source Text"/>
    <w:qFormat/>
    <w:rPr>
      <w:rFonts w:ascii="Liberation Mono" w:hAnsi="Liberation Mono" w:eastAsia="Liberation Mono" w:cs="Liberation Mono"/>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link w:val="TextoindependienteCar"/>
    <w:pPr>
      <w:widowControl/>
      <w:suppressAutoHyphens w:val="true"/>
      <w:bidi w:val="0"/>
      <w:spacing w:lineRule="auto" w:line="259" w:before="0" w:after="159"/>
      <w:ind w:hanging="0" w:left="0" w:right="0"/>
      <w:jc w:val="both"/>
    </w:pPr>
    <w:rPr>
      <w:rFonts w:ascii="Calibri" w:hAnsi="Calibri" w:eastAsia="SimSun" w:cs="Times New Roman"/>
      <w:spacing w:val="-1"/>
      <w:sz w:val="22"/>
      <w:szCs w:val="20"/>
      <w:lang w:val="en-GB" w:eastAsia="en-US" w:bidi="ar-SA"/>
    </w:rPr>
  </w:style>
  <w:style w:type="paragraph" w:styleId="List">
    <w:name w:val="List"/>
    <w:basedOn w:val="BodyText"/>
    <w:pPr/>
    <w:rPr>
      <w:rFonts w:cs="Mangal"/>
    </w:rPr>
  </w:style>
  <w:style w:type="paragraph" w:styleId="Caption">
    <w:name w:val="caption"/>
    <w:basedOn w:val="Normal"/>
    <w:qFormat/>
    <w:pPr>
      <w:suppressLineNumbers/>
      <w:spacing w:lineRule="auto" w:line="250" w:before="120" w:after="120"/>
      <w:ind w:hanging="0"/>
    </w:pPr>
    <w:rPr>
      <w:rFonts w:cs="Mangal"/>
      <w:i/>
      <w:iCs/>
      <w:sz w:val="20"/>
      <w:szCs w:val="24"/>
    </w:rPr>
  </w:style>
  <w:style w:type="paragraph" w:styleId="Index">
    <w:name w:val="Index"/>
    <w:basedOn w:val="Normal"/>
    <w:qFormat/>
    <w:pPr>
      <w:suppressLineNumbers/>
    </w:pPr>
    <w:rPr>
      <w:rFonts w:cs="Mangal"/>
    </w:rPr>
  </w:style>
  <w:style w:type="paragraph" w:styleId="ListParagraph">
    <w:name w:val="List Paragraph"/>
    <w:basedOn w:val="Normal"/>
    <w:qFormat/>
    <w:pPr>
      <w:spacing w:before="0" w:after="160"/>
      <w:ind w:left="720"/>
      <w:contextualSpacing/>
    </w:pPr>
    <w:rPr/>
  </w:style>
  <w:style w:type="paragraph" w:styleId="HeaderandFooter">
    <w:name w:val="Header and Footer"/>
    <w:basedOn w:val="Normal"/>
    <w:qFormat/>
    <w:pPr/>
    <w:rPr/>
  </w:style>
  <w:style w:type="paragraph" w:styleId="Header">
    <w:name w:val="header"/>
    <w:basedOn w:val="Normal"/>
    <w:link w:val="EncabezadoCar"/>
    <w:pPr>
      <w:tabs>
        <w:tab w:val="clear" w:pos="708"/>
        <w:tab w:val="center" w:pos="4419" w:leader="none"/>
        <w:tab w:val="right" w:pos="8838" w:leader="none"/>
      </w:tabs>
      <w:spacing w:lineRule="auto" w:line="240" w:before="0" w:after="0"/>
    </w:pPr>
    <w:rPr/>
  </w:style>
  <w:style w:type="paragraph" w:styleId="Footer">
    <w:name w:val="footer"/>
    <w:basedOn w:val="Normal"/>
    <w:link w:val="PiedepginaCar"/>
    <w:pPr>
      <w:tabs>
        <w:tab w:val="clear" w:pos="708"/>
        <w:tab w:val="center" w:pos="4419" w:leader="none"/>
        <w:tab w:val="right" w:pos="8838" w:leader="none"/>
      </w:tabs>
      <w:spacing w:lineRule="auto" w:line="240" w:before="0" w:after="0"/>
    </w:pPr>
    <w:rPr/>
  </w:style>
  <w:style w:type="paragraph" w:styleId="Default">
    <w:name w:val="Default"/>
    <w:qFormat/>
    <w:pPr>
      <w:widowControl/>
      <w:suppressAutoHyphens w:val="true"/>
      <w:overflowPunct w:val="true"/>
      <w:bidi w:val="0"/>
      <w:spacing w:lineRule="auto" w:line="240" w:before="0" w:after="0"/>
      <w:jc w:val="left"/>
    </w:pPr>
    <w:rPr>
      <w:rFonts w:ascii="Times New Roman" w:hAnsi="Times New Roman" w:eastAsia="Calibri" w:cs="Times New Roman"/>
      <w:color w:val="000000"/>
      <w:kern w:val="0"/>
      <w:sz w:val="24"/>
      <w:szCs w:val="24"/>
      <w:lang w:val="es-MX" w:eastAsia="en-US" w:bidi="ar-SA"/>
    </w:rPr>
  </w:style>
  <w:style w:type="paragraph" w:styleId="keywords">
    <w:name w:val="key words"/>
    <w:qFormat/>
    <w:pPr>
      <w:widowControl/>
      <w:suppressAutoHyphens w:val="true"/>
      <w:overflowPunct w:val="true"/>
      <w:bidi w:val="0"/>
      <w:spacing w:lineRule="auto" w:line="240" w:before="0" w:after="120"/>
      <w:ind w:firstLine="288"/>
      <w:jc w:val="both"/>
    </w:pPr>
    <w:rPr>
      <w:rFonts w:ascii="Times New Roman" w:hAnsi="Times New Roman" w:eastAsia="SimSun" w:cs="Times New Roman"/>
      <w:b/>
      <w:bCs/>
      <w:i/>
      <w:iCs/>
      <w:color w:val="auto"/>
      <w:kern w:val="0"/>
      <w:sz w:val="18"/>
      <w:szCs w:val="18"/>
      <w:lang w:val="en-US" w:eastAsia="en-US" w:bidi="ar-SA"/>
    </w:rPr>
  </w:style>
  <w:style w:type="paragraph" w:styleId="TableContents">
    <w:name w:val="Table Contents"/>
    <w:basedOn w:val="Normal"/>
    <w:qFormat/>
    <w:pPr>
      <w:widowControl w:val="false"/>
      <w:suppressLineNumbers/>
      <w:suppressAutoHyphens w:val="true"/>
      <w:bidi w:val="0"/>
      <w:spacing w:lineRule="auto" w:line="259" w:before="0" w:after="160"/>
      <w:ind w:hanging="0" w:left="0" w:right="0"/>
      <w:jc w:val="both"/>
    </w:pPr>
    <w:rPr>
      <w:lang w:val="en-GB" w:eastAsia="en-US" w:bidi="ar-SA"/>
    </w:rPr>
  </w:style>
  <w:style w:type="paragraph" w:styleId="IndexHeading">
    <w:name w:val="index heading"/>
    <w:basedOn w:val="Heading"/>
    <w:pPr>
      <w:suppressLineNumbers/>
      <w:ind w:hanging="0" w:left="0"/>
    </w:pPr>
    <w:rPr>
      <w:b/>
      <w:bCs/>
      <w:sz w:val="32"/>
      <w:szCs w:val="32"/>
    </w:rPr>
  </w:style>
  <w:style w:type="paragraph" w:styleId="TableofAuthorities">
    <w:name w:val="table of authorities"/>
    <w:basedOn w:val="IndexHeading"/>
    <w:pPr>
      <w:suppressLineNumbers/>
      <w:ind w:hanging="0" w:left="0"/>
    </w:pPr>
    <w:rPr>
      <w:rFonts w:ascii="Calibri" w:hAnsi="Calibri"/>
      <w:b/>
      <w:bCs/>
      <w:sz w:val="24"/>
      <w:szCs w:val="32"/>
      <w:lang w:val="en-GB"/>
    </w:rPr>
  </w:style>
  <w:style w:type="paragraph" w:styleId="Bibliography1">
    <w:name w:val="Bibliography 1"/>
    <w:basedOn w:val="Index"/>
    <w:qFormat/>
    <w:pPr>
      <w:tabs>
        <w:tab w:val="clear" w:pos="708"/>
        <w:tab w:val="left" w:pos="384" w:leader="none"/>
      </w:tabs>
      <w:spacing w:lineRule="atLeast" w:line="240" w:before="0" w:after="0"/>
      <w:ind w:hanging="384" w:left="384"/>
    </w:pPr>
    <w:rPr>
      <w:lang w:val="en-GB"/>
    </w:rPr>
  </w:style>
  <w:style w:type="paragraph" w:styleId="Comment">
    <w:name w:val="Comment"/>
    <w:basedOn w:val="Normal"/>
    <w:qFormat/>
    <w:pPr>
      <w:spacing w:lineRule="auto" w:line="240" w:before="56" w:after="0"/>
      <w:ind w:hanging="0" w:left="57" w:right="57"/>
    </w:pPr>
    <w:rPr>
      <w:color w:val="aut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Heading">
    <w:name w:val="Table Heading"/>
    <w:basedOn w:val="TableContents"/>
    <w:qFormat/>
    <w:pPr>
      <w:suppressLineNumbers/>
      <w:jc w:val="center"/>
    </w:pPr>
    <w:rPr>
      <w:b/>
      <w:bCs/>
    </w:rPr>
  </w:style>
  <w:style w:type="paragraph" w:styleId="Table">
    <w:name w:val="Table"/>
    <w:basedOn w:val="Caption"/>
    <w:qFormat/>
    <w:pPr/>
    <w:rPr/>
  </w:style>
  <w:style w:type="paragraph" w:styleId="Figure">
    <w:name w:val="Figure"/>
    <w:basedOn w:val="Caption"/>
    <w:qFormat/>
    <w:pPr/>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3.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5367</TotalTime>
  <Application>LibreOffice/26.8.0.3$Linux_X86_64 LibreOffice_project/680$Build-3</Application>
  <AppVersion>15.0000</AppVersion>
  <Pages>10</Pages>
  <Words>3548</Words>
  <Characters>19652</Characters>
  <CharactersWithSpaces>22688</CharactersWithSpaces>
  <Paragraphs>537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2020-08-25T06:42:00Z</dcterms:created>
  <dc:creator>Francisco Alejandro Madera Ramírez</dc:creator>
  <dc:description/>
  <dc:language>en-US</dc:language>
  <cp:lastModifiedBy>Brandon Marquez Salazar</cp:lastModifiedBy>
  <cp:lastPrinted>2026-09-20T22:13:25Z</cp:lastPrinted>
  <dcterms:modified xsi:type="dcterms:W3CDTF">2026-09-29T10:55:28Z</dcterms:modified>
  <cp:revision>779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0NpFf27xeiYc_1">
    <vt:lpwstr>ZOTERO_ITEM CSL_CITATION {"citationID":"8AQW9Q01","properties":{"unsorted":false,"formattedCitation":"[2]","plainCitation":"[2]","noteIndex":0},"citationItems":[{"id":63,"uris":["http://zotero.org/users/local/gdKyPx5P/items/MP3H8NB2"],"itemData":{"id":63,</vt:lpwstr>
  </property>
  <property fmtid="{D5CDD505-2E9C-101B-9397-08002B2CF9AE}" pid="3" name="ZOTERO_BREF_0NpFf27xeiYc_2">
    <vt:lpwstr>"type":"article-journal","container-title":"The European Physical Journal C","DOI":"10.1140/epjc/s10052-020-8332-9","ISSN":"1434-6052","issue":"8","publisher":"Springer Science and Business Media LLC","title":"Testing swampland conjectures with machine le</vt:lpwstr>
  </property>
  <property fmtid="{D5CDD505-2E9C-101B-9397-08002B2CF9AE}" pid="4" name="ZOTERO_BREF_0NpFf27xeiYc_3">
    <vt:lpwstr>arning","URL":"http://dx.doi.org/10.1140/epjc/s10052-020-8332-9","volume":"80","author":[{"family":"Bizet","given":"Nana Cabo"},{"family":"Damian","given":"Cesar"},{"family":"Loaiza-Brito","given":"Oscar"},{"family":"Mayorga Peña","given":"Damián Kaloni"}</vt:lpwstr>
  </property>
  <property fmtid="{D5CDD505-2E9C-101B-9397-08002B2CF9AE}" pid="5" name="ZOTERO_BREF_0NpFf27xeiYc_4">
    <vt:lpwstr>,{"family":"Montañez-Barrera","given":"J. A."}],"issued":{"date-parts":[["2020",8]]}}}],"schema":"https://github.com/citation-style-language/schema/raw/master/csl-citation.json"}</vt:lpwstr>
  </property>
  <property fmtid="{D5CDD505-2E9C-101B-9397-08002B2CF9AE}" pid="6" name="ZOTERO_BREF_0n2Il0wJ510d_1">
    <vt:lpwstr>ZOTERO_ITEM CSL_CITATION {"citationID":"ARBpS9Yt","properties":{"unsorted":false,"formattedCitation":"[8]","plainCitation":"[8]","noteIndex":0},"citationItems":[{"id":100,"uris":["http://zotero.org/users/local/gdKyPx5P/items/WIZKSQ7K"],"itemData":{"id":10</vt:lpwstr>
  </property>
  <property fmtid="{D5CDD505-2E9C-101B-9397-08002B2CF9AE}" pid="7" name="ZOTERO_BREF_0n2Il0wJ510d_2">
    <vt:lpwstr>0,"type":"article-journal","container-title":"Ecological Informatics","DOI":"10.1016/j.ecoinf.2006.07.003","ISSN":"1574-9541","issue":"4","page":"355–366","publisher":"Elsevier BV","title":"A novel numerical optimization algorithm inspired from weed colon</vt:lpwstr>
  </property>
  <property fmtid="{D5CDD505-2E9C-101B-9397-08002B2CF9AE}" pid="8" name="ZOTERO_BREF_0n2Il0wJ510d_3">
    <vt:lpwstr>ization","volume":"1","author":[{"family":"Mehrabian","given":"A.R."},{"family":"Lucas","given":"C."}],"issued":{"date-parts":[["2006",12]]}}}],"schema":"https://github.com/citation-style-language/schema/raw/master/csl-citation.json"}</vt:lpwstr>
  </property>
  <property fmtid="{D5CDD505-2E9C-101B-9397-08002B2CF9AE}" pid="9" name="ZOTERO_BREF_3dcashXU2NrU_1">
    <vt:lpwstr>ZOTERO_ITEM CSL_CITATION {"citationID":"8bdIGRwt","properties":{"unsorted":false,"formattedCitation":"[9]","plainCitation":"[9]","noteIndex":0},"citationItems":[{"id":43,"uris":["http://zotero.org/users/local/gdKyPx5P/items/USGNHIAZ"],"itemData":{"id":43,</vt:lpwstr>
  </property>
  <property fmtid="{D5CDD505-2E9C-101B-9397-08002B2CF9AE}" pid="10" name="ZOTERO_BREF_3dcashXU2NrU_2">
    <vt:lpwstr>"type":"article-journal","container-title":"Science","DOI":"10.1126/science.220.4598.671","ISSN":"1095-9203","issue":"4598","page":"671–680","publisher":"American Association for the Advancement of Science (AAAS)","title":"Optimization by Simulated Anneal</vt:lpwstr>
  </property>
  <property fmtid="{D5CDD505-2E9C-101B-9397-08002B2CF9AE}" pid="11" name="ZOTERO_BREF_3dcashXU2NrU_3">
    <vt:lpwstr>ing","volume":"220","author":[{"family":"Kirkpatrick","given":"S."},{"family":"Gelatt","given":"C. D."},{"family":"Vecchi","given":"M. P."}],"issued":{"date-parts":[["1983",5]]}}}],"schema":"https://github.com/citation-style-language/schema/raw/master/csl</vt:lpwstr>
  </property>
  <property fmtid="{D5CDD505-2E9C-101B-9397-08002B2CF9AE}" pid="12" name="ZOTERO_BREF_3dcashXU2NrU_4">
    <vt:lpwstr>-citation.json"}</vt:lpwstr>
  </property>
  <property fmtid="{D5CDD505-2E9C-101B-9397-08002B2CF9AE}" pid="13" name="ZOTERO_BREF_4luFATrO3RWG_1">
    <vt:lpwstr>ZOTERO_ITEM CSL_CITATION {"citationID":"hY0lITF8","properties":{"unsorted":false,"formattedCitation":"[2]","plainCitation":"[2]","noteIndex":0},"citationItems":[{"id":"j2wGZVuv/QtflcmWw","uris":["http://zotero.org/users/local/h8ZoIbRx/items/Y337KMTR"],"it</vt:lpwstr>
  </property>
  <property fmtid="{D5CDD505-2E9C-101B-9397-08002B2CF9AE}" pid="14" name="ZOTERO_BREF_4luFATrO3RWG_2">
    <vt:lpwstr>emData":{"id":31,"type":"article-journal","container-title":"The European Physical Journal C","DOI":"10.1140/epjc/s10052-022-11118-x","ISSN":"1434-6052","issue":"12","publisher":"Springer Science and Business Media LLC","title":"Metastable vacua from tors</vt:lpwstr>
  </property>
  <property fmtid="{D5CDD505-2E9C-101B-9397-08002B2CF9AE}" pid="15" name="ZOTERO_BREF_4luFATrO3RWG_3">
    <vt:lpwstr>ion and machine learning","URL":"http://dx.doi.org/10.1140/epjc/s10052-022-11118-x","volume":"82","author":[{"family":"Damian","given":"Cesar"},{"family":"Loaiza-Brito","given":"Oscar"}],"issued":{"date-parts":[["2022",12]]}}}],"schema":"https://github.co</vt:lpwstr>
  </property>
  <property fmtid="{D5CDD505-2E9C-101B-9397-08002B2CF9AE}" pid="16" name="ZOTERO_BREF_4luFATrO3RWG_4">
    <vt:lpwstr>m/citation-style-language/schema/raw/master/csl-citation.json"}</vt:lpwstr>
  </property>
  <property fmtid="{D5CDD505-2E9C-101B-9397-08002B2CF9AE}" pid="17" name="ZOTERO_BREF_60Is5zmOXRf2_1">
    <vt:lpwstr>ZOTERO_ITEM CSL_CITATION {"citationID":"029NJoqc","properties":{"unsorted":false,"formattedCitation":"[2]","plainCitation":"[2]","noteIndex":0},"citationItems":[{"id":"mdmz9bhh/2Llt6Xfh","uris":["http://zotero.org/users/local/h8ZoIbRx/items/Y337KMTR"],"it</vt:lpwstr>
  </property>
  <property fmtid="{D5CDD505-2E9C-101B-9397-08002B2CF9AE}" pid="18" name="ZOTERO_BREF_60Is5zmOXRf2_2">
    <vt:lpwstr>emData":{"id":"j2wGZVuv/QtflcmWw","type":"article-journal","container-title":"The European Physical Journal C","DOI":"10.1140/epjc/s10052-022-11118-x","ISSN":"1434-6052","issue":"12","publisher":"Springer Science and Business Media LLC","title":"Metastabl</vt:lpwstr>
  </property>
  <property fmtid="{D5CDD505-2E9C-101B-9397-08002B2CF9AE}" pid="19" name="ZOTERO_BREF_60Is5zmOXRf2_3">
    <vt:lpwstr>e vacua from torsion and machine learning","URL":"http://dx.doi.org/10.1140/epjc/s10052-022-11118-x","volume":"82","author":[{"family":"Damian","given":"Cesar"},{"family":"Loaiza-Brito","given":"Oscar"}],"issued":{"date-parts":[["2022",12]]}}}],"schema":"</vt:lpwstr>
  </property>
  <property fmtid="{D5CDD505-2E9C-101B-9397-08002B2CF9AE}" pid="20" name="ZOTERO_BREF_60Is5zmOXRf2_4">
    <vt:lpwstr>https://github.com/citation-style-language/schema/raw/master/csl-citation.json"}</vt:lpwstr>
  </property>
  <property fmtid="{D5CDD505-2E9C-101B-9397-08002B2CF9AE}" pid="21" name="ZOTERO_BREF_6JYu3IpHrVi3_1">
    <vt:lpwstr/>
  </property>
  <property fmtid="{D5CDD505-2E9C-101B-9397-08002B2CF9AE}" pid="22" name="ZOTERO_BREF_6PXeQ8iH3Vex_1">
    <vt:lpwstr/>
  </property>
  <property fmtid="{D5CDD505-2E9C-101B-9397-08002B2CF9AE}" pid="23" name="ZOTERO_BREF_6QtJ12bVOiHn_1">
    <vt:lpwstr>ZOTERO_ITEM CSL_CITATION {"citationID":"8dQECdjG","properties":{"unsorted":false,"formattedCitation":"[2]","plainCitation":"[2]","noteIndex":0},"citationItems":[{"id":"j2wGZVuv/QtflcmWw","uris":["http://zotero.org/users/local/h8ZoIbRx/items/Y337KMTR"],"it</vt:lpwstr>
  </property>
  <property fmtid="{D5CDD505-2E9C-101B-9397-08002B2CF9AE}" pid="24" name="ZOTERO_BREF_6QtJ12bVOiHn_2">
    <vt:lpwstr>emData":{"id":"j2wGZVuv/QtflcmWw","type":"article-journal","container-title":"The European Physical Journal C","DOI":"10.1140/epjc/s10052-022-11118-x","ISSN":"1434-6052","issue":"12","publisher":"Springer Science and Business Media LLC","title":"Metastabl</vt:lpwstr>
  </property>
  <property fmtid="{D5CDD505-2E9C-101B-9397-08002B2CF9AE}" pid="25" name="ZOTERO_BREF_6QtJ12bVOiHn_3">
    <vt:lpwstr>e vacua from torsion and machine learning","URL":"http://dx.doi.org/10.1140/epjc/s10052-022-11118-x","volume":"82","author":[{"family":"Damian","given":"Cesar"},{"family":"Loaiza-Brito","given":"Oscar"}],"issued":{"date-parts":[["2022",12]]}}}],"schema":"</vt:lpwstr>
  </property>
  <property fmtid="{D5CDD505-2E9C-101B-9397-08002B2CF9AE}" pid="26" name="ZOTERO_BREF_6QtJ12bVOiHn_4">
    <vt:lpwstr>https://github.com/citation-style-language/schema/raw/master/csl-citation.json"}</vt:lpwstr>
  </property>
  <property fmtid="{D5CDD505-2E9C-101B-9397-08002B2CF9AE}" pid="27" name="ZOTERO_BREF_7FCsyzUckkdx_1">
    <vt:lpwstr>ZOTERO_ITEM CSL_CITATION {"citationID":"Mi2QF9Ru","properties":{"unsorted":false,"formattedCitation":"[1], [9], [10], [11]","plainCitation":"[1], [9], [10], [11]","noteIndex":0},"citationItems":[{"id":63,"uris":["http://zotero.org/users/local/gdKyPx5P/ite</vt:lpwstr>
  </property>
  <property fmtid="{D5CDD505-2E9C-101B-9397-08002B2CF9AE}" pid="28" name="ZOTERO_BREF_7FCsyzUckkdx_10">
    <vt:lpwstr>cal Review D","DOI":"10.1103/physrevd.88.046008","ISSN":"1550-2368","issue":"4","publisher":"American Physical Society (APS)","title":"More stable de Sitter vacua from 𝓢-dual nongeometric fluxes","URL":"http://dx.doi.org/10.1103/PhysRevD.88.046008","volu</vt:lpwstr>
  </property>
  <property fmtid="{D5CDD505-2E9C-101B-9397-08002B2CF9AE}" pid="29" name="ZOTERO_BREF_7FCsyzUckkdx_11">
    <vt:lpwstr>me":"88","author":[{"family":"Damian","given":"Cesar"},{"family":"Loaiza-Brito","given":"Oscar"}],"issued":{"date-parts":[["2013",8]]}}},{"id":53,"uris":["http://zotero.org/users/local/gdKyPx5P/items/JAQT6MRK"],"itemData":{"id":53,"type":"book","DOI":"10.</vt:lpwstr>
  </property>
  <property fmtid="{D5CDD505-2E9C-101B-9397-08002B2CF9AE}" pid="30" name="ZOTERO_BREF_7FCsyzUckkdx_12">
    <vt:lpwstr>7551/mitpress/1090.001.0001","ISBN":"978-0-262-27555-2","publisher":"The MIT Press","title":"Adaptation in Natural and Artificial Systems: An Introductory Analysis with Applications to Biology, Control, and Artificial Intelligence","URL":"http://dx.doi.or</vt:lpwstr>
  </property>
  <property fmtid="{D5CDD505-2E9C-101B-9397-08002B2CF9AE}" pid="31" name="ZOTERO_BREF_7FCsyzUckkdx_13">
    <vt:lpwstr>g/10.7551/mitpress/1090.001.0001","author":[{"family":"Holland","given":"John H."}],"issued":{"date-parts":[["1992",4]]}}}],"schema":"https://github.com/citation-style-language/schema/raw/master/csl-citation.json"}</vt:lpwstr>
  </property>
  <property fmtid="{D5CDD505-2E9C-101B-9397-08002B2CF9AE}" pid="32" name="ZOTERO_BREF_7FCsyzUckkdx_2">
    <vt:lpwstr>ms/MP3H8NB2"],"itemData":{"id":63,"type":"article-journal","container-title":"The European Physical Journal C","DOI":"10.1140/epjc/s10052-020-8332-9","ISSN":"1434-6052","issue":"8","publisher":"Springer Science and Business Media LLC","title":"Testing swa</vt:lpwstr>
  </property>
  <property fmtid="{D5CDD505-2E9C-101B-9397-08002B2CF9AE}" pid="33" name="ZOTERO_BREF_7FCsyzUckkdx_3">
    <vt:lpwstr>mpland conjectures with machine learning","URL":"http://dx.doi.org/10.1140/epjc/s10052-020-8332-9","volume":"80","author":[{"family":"Bizet","given":"Nana Cabo"},{"family":"Damian","given":"Cesar"},{"family":"Loaiza-Brito","given":"Oscar"},{"family":"Mayo</vt:lpwstr>
  </property>
  <property fmtid="{D5CDD505-2E9C-101B-9397-08002B2CF9AE}" pid="34" name="ZOTERO_BREF_7FCsyzUckkdx_4">
    <vt:lpwstr>rga Peña","given":"Damián Kaloni"},{"family":"Montañez-Barrera","given":"J. A."}],"issued":{"date-parts":[["2020",8]]}}},{"id":104,"uris":["http://zotero.org/users/local/gdKyPx5P/items/SU3S5VM8"],"itemData":{"id":104,"type":"article-journal","abstract":"T</vt:lpwstr>
  </property>
  <property fmtid="{D5CDD505-2E9C-101B-9397-08002B2CF9AE}" pid="35" name="ZOTERO_BREF_7FCsyzUckkdx_5">
    <vt:lpwstr>he exploration of high-dimensional, non-linear potential landscapes is a central computational challenge. In fields such as string theory, the search for stable vacuum configurations reduces to a global optimisation problem on a rugged objective function </vt:lpwstr>
  </property>
  <property fmtid="{D5CDD505-2E9C-101B-9397-08002B2CF9AE}" pid="36" name="ZOTERO_BREF_7FCsyzUckkdx_6">
    <vt:lpwstr>where classic gradient-based methods are inadequate. In this work, a simple genetic algorithm (GA) is tailored to the optimisation of a type IIB string theory potential with torsion, extending the analysis of a previous work done with Simulate Annealing. </vt:lpwstr>
  </property>
  <property fmtid="{D5CDD505-2E9C-101B-9397-08002B2CF9AE}" pid="37" name="ZOTERO_BREF_7FCsyzUckkdx_7">
    <vt:lpwstr>A penalty-based objective enforces critical point conditions, stability and a positive potential. Using uniform bounds for the five flux coefficients and 100 independent runs, the GA explored the landscape extensively, producing 11,979 critical points.","</vt:lpwstr>
  </property>
  <property fmtid="{D5CDD505-2E9C-101B-9397-08002B2CF9AE}" pid="38" name="ZOTERO_BREF_7FCsyzUckkdx_8">
    <vt:lpwstr>publisher":"Universidad de Guanajuato, División de Ingenierías Campus Irapuato-Salamanca","title":"Genetic Algorithm Search for Stable Vacua in Type IIB String Theory: A Computational Approach","author":[{"family":"Marquez-Salazar","given":"Brandon"},{"fa</vt:lpwstr>
  </property>
  <property fmtid="{D5CDD505-2E9C-101B-9397-08002B2CF9AE}" pid="39" name="ZOTERO_BREF_7FCsyzUckkdx_9">
    <vt:lpwstr>mily":"Damian","given":"Cesar"},{"family":"Diaz-Pacheco","given":"Angel"}],"issued":{"date-parts":[["2026"]]}}},{"id":98,"uris":["http://zotero.org/users/local/gdKyPx5P/items/WBY5UGJU"],"itemData":{"id":98,"type":"article-journal","container-title":"Physi</vt:lpwstr>
  </property>
  <property fmtid="{D5CDD505-2E9C-101B-9397-08002B2CF9AE}" pid="40" name="ZOTERO_BREF_7PgfE14ziNGB_1">
    <vt:lpwstr>ZOTERO_ITEM CSL_CITATION {"citationID":"bVA7amWv","properties":{"unsorted":false,"formattedCitation":"[12]","plainCitation":"[12]","noteIndex":0},"citationItems":[{"id":101,"uris":["http://zotero.org/users/local/gdKyPx5P/items/XGWYER4H"],"itemData":{"id":</vt:lpwstr>
  </property>
  <property fmtid="{D5CDD505-2E9C-101B-9397-08002B2CF9AE}" pid="41" name="ZOTERO_BREF_7PgfE14ziNGB_2">
    <vt:lpwstr>101,"type":"chapter","container-title":"Artificial Intelligence and Soft Computing – ICAISC 2006","DOI":"10.1007/11785231_48","ISBN":"978-3-540-35750-6","ISSN":"1611-3349","page":"450–459","publisher":"Springer Berlin Heidelberg","title":"Adaptive Inertia</vt:lpwstr>
  </property>
  <property fmtid="{D5CDD505-2E9C-101B-9397-08002B2CF9AE}" pid="42" name="ZOTERO_BREF_7PgfE14ziNGB_3">
    <vt:lpwstr> Weight Particle Swarm Optimization","URL":"http://dx.doi.org/10.1007/11785231_48","author":[{"family":"Qin","given":"Zheng"},{"family":"Yu","given":"Fan"},{"family":"Shi","given":"Zhewen"},{"family":"Wang","given":"Yu"}],"issued":{"date-parts":[["2006"]]</vt:lpwstr>
  </property>
  <property fmtid="{D5CDD505-2E9C-101B-9397-08002B2CF9AE}" pid="43" name="ZOTERO_BREF_7PgfE14ziNGB_4">
    <vt:lpwstr>}}}],"schema":"https://github.com/citation-style-language/schema/raw/master/csl-citation.json"}</vt:lpwstr>
  </property>
  <property fmtid="{D5CDD505-2E9C-101B-9397-08002B2CF9AE}" pid="44" name="ZOTERO_BREF_Bbw5ZNcSuB04_1">
    <vt:lpwstr>ZOTERO_ITEM CSL_CITATION {"citationID":"qFePYrL9","properties":{"unsorted":false,"formattedCitation":"[6]","plainCitation":"[6]","noteIndex":0},"citationItems":[{"id":106,"uris":["http://zotero.org/users/local/gdKyPx5P/items/5XJDVKLS"],"itemData":{"id":10</vt:lpwstr>
  </property>
  <property fmtid="{D5CDD505-2E9C-101B-9397-08002B2CF9AE}" pid="45" name="ZOTERO_BREF_Bbw5ZNcSuB04_2">
    <vt:lpwstr>6,"type":"article-journal","container-title":"Journal of Economic Theory","DOI":"10.1006/jeth.1999.2541","ISSN":"0022-0531","issue":"2","page":"313–355","publisher":"Elsevier BV","title":"Explaining All Three-Alternative Voting Outcomes","volume":"87","au</vt:lpwstr>
  </property>
  <property fmtid="{D5CDD505-2E9C-101B-9397-08002B2CF9AE}" pid="46" name="ZOTERO_BREF_Bbw5ZNcSuB04_3">
    <vt:lpwstr>thor":[{"family":"Saari","given":"Donald G."}],"issued":{"date-parts":[["1999",8]]}}}],"schema":"https://github.com/citation-style-language/schema/raw/master/csl-citation.json"}</vt:lpwstr>
  </property>
  <property fmtid="{D5CDD505-2E9C-101B-9397-08002B2CF9AE}" pid="47" name="ZOTERO_BREF_C1sWvyovE2QG_1">
    <vt:lpwstr/>
  </property>
  <property fmtid="{D5CDD505-2E9C-101B-9397-08002B2CF9AE}" pid="48" name="ZOTERO_BREF_C8aE59qs1wIc_1">
    <vt:lpwstr>ZOTERO_ITEM CSL_CITATION {"citationID":"3ladCHyx","properties":{"unsorted":false,"formattedCitation":"[2]","plainCitation":"[2]","noteIndex":0},"citationItems":[{"id":"mdmz9bhh/2Llt6Xfh","uris":["http://zotero.org/users/local/h8ZoIbRx/items/Y337KMTR"],"it</vt:lpwstr>
  </property>
  <property fmtid="{D5CDD505-2E9C-101B-9397-08002B2CF9AE}" pid="49" name="ZOTERO_BREF_C8aE59qs1wIc_2">
    <vt:lpwstr>emData":{"id":"j2wGZVuv/QtflcmWw","type":"article-journal","container-title":"The European Physical Journal C","DOI":"10.1140/epjc/s10052-022-11118-x","ISSN":"1434-6052","issue":"12","publisher":"Springer Science and Business Media LLC","title":"Metastabl</vt:lpwstr>
  </property>
  <property fmtid="{D5CDD505-2E9C-101B-9397-08002B2CF9AE}" pid="50" name="ZOTERO_BREF_C8aE59qs1wIc_3">
    <vt:lpwstr>e vacua from torsion and machine learning","URL":"http://dx.doi.org/10.1140/epjc/s10052-022-11118-x","volume":"82","author":[{"family":"Damian","given":"Cesar"},{"family":"Loaiza-Brito","given":"Oscar"}],"issued":{"date-parts":[["2022",12]]}}}],"schema":"</vt:lpwstr>
  </property>
  <property fmtid="{D5CDD505-2E9C-101B-9397-08002B2CF9AE}" pid="51" name="ZOTERO_BREF_C8aE59qs1wIc_4">
    <vt:lpwstr>https://github.com/citation-style-language/schema/raw/master/csl-citation.json"}</vt:lpwstr>
  </property>
  <property fmtid="{D5CDD505-2E9C-101B-9397-08002B2CF9AE}" pid="52" name="ZOTERO_BREF_CN0ZtNVHWSLP_1">
    <vt:lpwstr>ZOTERO_ITEM CSL_CITATION {"citationID":"UjccnxGf","properties":{"unsorted":false,"formattedCitation":"[7]","plainCitation":"[7]","noteIndex":0},"citationItems":[{"id":101,"uris":["http://zotero.org/users/local/gdKyPx5P/items/XGWYER4H"],"itemData":{"id":10</vt:lpwstr>
  </property>
  <property fmtid="{D5CDD505-2E9C-101B-9397-08002B2CF9AE}" pid="53" name="ZOTERO_BREF_CN0ZtNVHWSLP_2">
    <vt:lpwstr>1,"type":"chapter","container-title":"Artificial Intelligence and Soft Computing – ICAISC 2006","DOI":"10.1007/11785231_48","ISBN":"978-3-540-35750-6","ISSN":"1611-3349","page":"450–459","publisher":"Springer Berlin Heidelberg","title":"Adaptive Inertia W</vt:lpwstr>
  </property>
  <property fmtid="{D5CDD505-2E9C-101B-9397-08002B2CF9AE}" pid="54" name="ZOTERO_BREF_CN0ZtNVHWSLP_3">
    <vt:lpwstr>eight Particle Swarm Optimization","URL":"http://dx.doi.org/10.1007/11785231_48","author":[{"family":"Qin","given":"Zheng"},{"family":"Yu","given":"Fan"},{"family":"Shi","given":"Zhewen"},{"family":"Wang","given":"Yu"}],"issued":{"date-parts":[["2006"]]}}</vt:lpwstr>
  </property>
  <property fmtid="{D5CDD505-2E9C-101B-9397-08002B2CF9AE}" pid="55" name="ZOTERO_BREF_CN0ZtNVHWSLP_4">
    <vt:lpwstr>}],"schema":"https://github.com/citation-style-language/schema/raw/master/csl-citation.json"}</vt:lpwstr>
  </property>
  <property fmtid="{D5CDD505-2E9C-101B-9397-08002B2CF9AE}" pid="56" name="ZOTERO_BREF_CbXoLK9gI1FP_1">
    <vt:lpwstr>ZOTERO_ITEM CSL_CITATION {"citationID":"gPvAc1xk","properties":{"unsorted":false,"formattedCitation":"[14]","plainCitation":"[14]","noteIndex":0},"citationItems":[{"id":42,"uris":["http://zotero.org/users/local/gdKyPx5P/items/M3K5DYEN"],"itemData":{"id":4</vt:lpwstr>
  </property>
  <property fmtid="{D5CDD505-2E9C-101B-9397-08002B2CF9AE}" pid="57" name="ZOTERO_BREF_CbXoLK9gI1FP_2">
    <vt:lpwstr>2,"type":"article-journal","container-title":"IEEE Transactions on Evolutionary Computation","DOI":"10.1109/4235.585893","ISSN":"1089-778X","issue":"1","page":"67–82","publisher":"Institute of Electrical and Electronics Engineers (IEEE)","title":"No free </vt:lpwstr>
  </property>
  <property fmtid="{D5CDD505-2E9C-101B-9397-08002B2CF9AE}" pid="58" name="ZOTERO_BREF_CbXoLK9gI1FP_3">
    <vt:lpwstr>lunch theorems for optimization","volume":"1","author":[{"family":"Wolpert","given":"D.H."},{"family":"Macready","given":"W.G."}],"issued":{"date-parts":[["1997",4]]}}}],"schema":"https://github.com/citation-style-language/schema/raw/master/csl-citation.j</vt:lpwstr>
  </property>
  <property fmtid="{D5CDD505-2E9C-101B-9397-08002B2CF9AE}" pid="59" name="ZOTERO_BREF_CbXoLK9gI1FP_4">
    <vt:lpwstr>son"}</vt:lpwstr>
  </property>
  <property fmtid="{D5CDD505-2E9C-101B-9397-08002B2CF9AE}" pid="60" name="ZOTERO_BREF_DFEANuq108gm_1">
    <vt:lpwstr>ZOTERO_ITEM CSL_CITATION {"citationID":"QWgGEfRH","properties":{"unsorted":false,"formattedCitation":"[1], [1]","plainCitation":"[1], [1]","noteIndex":0},"citationItems":[{"id":63,"uris":["http://zotero.org/users/local/gdKyPx5P/items/MP3H8NB2"],"itemData"</vt:lpwstr>
  </property>
  <property fmtid="{D5CDD505-2E9C-101B-9397-08002B2CF9AE}" pid="61" name="ZOTERO_BREF_DFEANuq108gm_2">
    <vt:lpwstr>:{"id":63,"type":"article-journal","container-title":"The European Physical Journal C","DOI":"10.1140/epjc/s10052-020-8332-9","ISSN":"1434-6052","issue":"8","publisher":"Springer Science and Business Media LLC","title":"Testing swampland conjectures with </vt:lpwstr>
  </property>
  <property fmtid="{D5CDD505-2E9C-101B-9397-08002B2CF9AE}" pid="62" name="ZOTERO_BREF_DFEANuq108gm_3">
    <vt:lpwstr>machine learning","URL":"http://dx.doi.org/10.1140/epjc/s10052-020-8332-9","volume":"80","author":[{"family":"Bizet","given":"Nana Cabo"},{"family":"Damian","given":"Cesar"},{"family":"Loaiza-Brito","given":"Oscar"},{"family":"Mayorga Peña","given":"Damiá</vt:lpwstr>
  </property>
  <property fmtid="{D5CDD505-2E9C-101B-9397-08002B2CF9AE}" pid="63" name="ZOTERO_BREF_DFEANuq108gm_4">
    <vt:lpwstr>n Kaloni"},{"family":"Montañez-Barrera","given":"J. A."}],"issued":{"date-parts":[["2020",8]]}}},{"id":63,"uris":["http://zotero.org/users/local/gdKyPx5P/items/MP3H8NB2"],"itemData":{"id":63,"type":"article-journal","container-title":"The European Physica</vt:lpwstr>
  </property>
  <property fmtid="{D5CDD505-2E9C-101B-9397-08002B2CF9AE}" pid="64" name="ZOTERO_BREF_DFEANuq108gm_5">
    <vt:lpwstr>l Journal C","DOI":"10.1140/epjc/s10052-020-8332-9","ISSN":"1434-6052","issue":"8","publisher":"Springer Science and Business Media LLC","title":"Testing swampland conjectures with machine learning","URL":"http://dx.doi.org/10.1140/epjc/s10052-020-8332-9"</vt:lpwstr>
  </property>
  <property fmtid="{D5CDD505-2E9C-101B-9397-08002B2CF9AE}" pid="65" name="ZOTERO_BREF_DFEANuq108gm_6">
    <vt:lpwstr>,"volume":"80","author":[{"family":"Bizet","given":"Nana Cabo"},{"family":"Damian","given":"Cesar"},{"family":"Loaiza-Brito","given":"Oscar"},{"family":"Mayorga Peña","given":"Damián Kaloni"},{"family":"Montañez-Barrera","given":"J. A."}],"issued":{"date-</vt:lpwstr>
  </property>
  <property fmtid="{D5CDD505-2E9C-101B-9397-08002B2CF9AE}" pid="66" name="ZOTERO_BREF_DFEANuq108gm_7">
    <vt:lpwstr>parts":[["2020",8]]}}}],"schema":"https://github.com/citation-style-language/schema/raw/master/csl-citation.json"}</vt:lpwstr>
  </property>
  <property fmtid="{D5CDD505-2E9C-101B-9397-08002B2CF9AE}" pid="67" name="ZOTERO_BREF_DVfJbwpjTE0t_1">
    <vt:lpwstr>ZOTERO_ITEM CSL_CITATION {"citationID":"6wkplWZ4","properties":{"unsorted":false,"formattedCitation":"[1]","plainCitation":"[1]","noteIndex":0},"citationItems":[{"id":"8g7h3OVr/m6UawgYq","uris":["http://zotero.org/users/local/h8ZoIbRx/items/Y337KMTR"],"it</vt:lpwstr>
  </property>
  <property fmtid="{D5CDD505-2E9C-101B-9397-08002B2CF9AE}" pid="68" name="ZOTERO_BREF_DVfJbwpjTE0t_2">
    <vt:lpwstr>emData":{"id":31,"type":"article-journal","container-title":"The European Physical Journal C","DOI":"10.1140/epjc/s10052-022-11118-x","ISSN":"1434-6052","issue":"12","publisher":"Springer Science and Business Media LLC","title":"Metastable vacua from tors</vt:lpwstr>
  </property>
  <property fmtid="{D5CDD505-2E9C-101B-9397-08002B2CF9AE}" pid="69" name="ZOTERO_BREF_DVfJbwpjTE0t_3">
    <vt:lpwstr>ion and machine learning","URL":"http://dx.doi.org/10.1140/epjc/s10052-022-11118-x","volume":"82","author":[{"family":"Damian","given":"Cesar"},{"family":"Loaiza-Brito","given":"Oscar"}],"issued":{"date-parts":[["2022",12]]}}}],"schema":"https://github.co</vt:lpwstr>
  </property>
  <property fmtid="{D5CDD505-2E9C-101B-9397-08002B2CF9AE}" pid="70" name="ZOTERO_BREF_DVfJbwpjTE0t_4">
    <vt:lpwstr>m/citation-style-language/schema/raw/master/csl-citation.json"}</vt:lpwstr>
  </property>
  <property fmtid="{D5CDD505-2E9C-101B-9397-08002B2CF9AE}" pid="71" name="ZOTERO_BREF_DfGMKwuKDBLz_1">
    <vt:lpwstr>ZOTERO_ITEM CSL_CITATION {"citationID":"rjOfbnIl","properties":{"unsorted":false,"formattedCitation":"[10]","plainCitation":"[10]","noteIndex":0},"citationItems":[{"id":104,"uris":["http://zotero.org/users/local/gdKyPx5P/items/SU3S5VM8"],"itemData":{"id":</vt:lpwstr>
  </property>
  <property fmtid="{D5CDD505-2E9C-101B-9397-08002B2CF9AE}" pid="72" name="ZOTERO_BREF_DfGMKwuKDBLz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73" name="ZOTERO_BREF_DfGMKwuKDBLz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74" name="ZOTERO_BREF_DfGMKwuKDBLz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75" name="ZOTERO_BREF_DfGMKwuKDBLz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76" name="ZOTERO_BREF_DfGMKwuKDBLz_6">
    <vt:lpwstr>:"Marquez-Salazar","given":"Brandon"},{"family":"Damian","given":"Cesar"},{"family":"Diaz-Pacheco","given":"Angel"}],"issued":{"date-parts":[["2026"]]}}}],"schema":"https://github.com/citation-style-language/schema/raw/master/csl-citation.json"}</vt:lpwstr>
  </property>
  <property fmtid="{D5CDD505-2E9C-101B-9397-08002B2CF9AE}" pid="77" name="ZOTERO_BREF_E4tDFVphYFXz_1">
    <vt:lpwstr>ZOTERO_ITEM CSL_CITATION {"citationID":"Aihu8cXw","properties":{"unsorted":false,"formattedCitation":"[14]","plainCitation":"[14]","noteIndex":0},"citationItems":[{"id":101,"uris":["http://zotero.org/users/local/gdKyPx5P/items/XGWYER4H"],"itemData":{"id":</vt:lpwstr>
  </property>
  <property fmtid="{D5CDD505-2E9C-101B-9397-08002B2CF9AE}" pid="78" name="ZOTERO_BREF_E4tDFVphYFXz_2">
    <vt:lpwstr>101,"type":"chapter","container-title":"Artificial Intelligence and Soft Computing – ICAISC 2006","DOI":"10.1007/11785231_48","ISBN":"978-3-540-35750-6","ISSN":"1611-3349","page":"450–459","publisher":"Springer Berlin Heidelberg","title":"Adaptive Inertia</vt:lpwstr>
  </property>
  <property fmtid="{D5CDD505-2E9C-101B-9397-08002B2CF9AE}" pid="79" name="ZOTERO_BREF_E4tDFVphYFXz_3">
    <vt:lpwstr> Weight Particle Swarm Optimization","URL":"http://dx.doi.org/10.1007/11785231_48","author":[{"family":"Qin","given":"Zheng"},{"family":"Yu","given":"Fan"},{"family":"Shi","given":"Zhewen"},{"family":"Wang","given":"Yu"}],"issued":{"date-parts":[["2006"]]</vt:lpwstr>
  </property>
  <property fmtid="{D5CDD505-2E9C-101B-9397-08002B2CF9AE}" pid="80" name="ZOTERO_BREF_E4tDFVphYFXz_4">
    <vt:lpwstr>}}}],"schema":"https://github.com/citation-style-language/schema/raw/master/csl-citation.json"}</vt:lpwstr>
  </property>
  <property fmtid="{D5CDD505-2E9C-101B-9397-08002B2CF9AE}" pid="81" name="ZOTERO_BREF_EVMQ68EvRloL_1">
    <vt:lpwstr>ZOTERO_ITEM CSL_CITATION {"citationID":"vQRhY62k","properties":{"unsorted":false,"formattedCitation":"[2]","plainCitation":"[2]","noteIndex":0},"citationItems":[{"id":"mdmz9bhh/2Llt6Xfh","uris":["http://zotero.org/users/local/h8ZoIbRx/items/Y337KMTR"],"it</vt:lpwstr>
  </property>
  <property fmtid="{D5CDD505-2E9C-101B-9397-08002B2CF9AE}" pid="82" name="ZOTERO_BREF_EVMQ68EvRloL_2">
    <vt:lpwstr>emData":{"id":"j2wGZVuv/QtflcmWw","type":"article-journal","container-title":"The European Physical Journal C","DOI":"10.1140/epjc/s10052-022-11118-x","ISSN":"1434-6052","issue":"12","publisher":"Springer Science and Business Media LLC","title":"Metastabl</vt:lpwstr>
  </property>
  <property fmtid="{D5CDD505-2E9C-101B-9397-08002B2CF9AE}" pid="83" name="ZOTERO_BREF_EVMQ68EvRloL_3">
    <vt:lpwstr>e vacua from torsion and machine learning","URL":"http://dx.doi.org/10.1140/epjc/s10052-022-11118-x","volume":"82","author":[{"family":"Damian","given":"Cesar"},{"family":"Loaiza-Brito","given":"Oscar"}],"issued":{"date-parts":[["2022",12]]}}}],"schema":"</vt:lpwstr>
  </property>
  <property fmtid="{D5CDD505-2E9C-101B-9397-08002B2CF9AE}" pid="84" name="ZOTERO_BREF_EVMQ68EvRloL_4">
    <vt:lpwstr>https://github.com/citation-style-language/schema/raw/master/csl-citation.json"}</vt:lpwstr>
  </property>
  <property fmtid="{D5CDD505-2E9C-101B-9397-08002B2CF9AE}" pid="85" name="ZOTERO_BREF_F8PM7OmyivZV_1">
    <vt:lpwstr>ZOTERO_ITEM CSL_CITATION {"citationID":"8J851xEl","properties":{"unsorted":false,"formattedCitation":"[11]","plainCitation":"[11]","noteIndex":0},"citationItems":[{"id":104,"uris":["http://zotero.org/users/local/gdKyPx5P/items/SU3S5VM8"],"itemData":{"id":</vt:lpwstr>
  </property>
  <property fmtid="{D5CDD505-2E9C-101B-9397-08002B2CF9AE}" pid="86" name="ZOTERO_BREF_F8PM7OmyivZV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87" name="ZOTERO_BREF_F8PM7OmyivZV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88" name="ZOTERO_BREF_F8PM7OmyivZV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89" name="ZOTERO_BREF_F8PM7OmyivZV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90" name="ZOTERO_BREF_F8PM7OmyivZV_6">
    <vt:lpwstr>:"Marquez-Salazar","given":"Brandon"},{"family":"Damian","given":"Cesar"},{"family":"Diaz-Pacheco","given":"Angel"}],"issued":{"date-parts":[["2026"]]}}}],"schema":"https://github.com/citation-style-language/schema/raw/master/csl-citation.json"}</vt:lpwstr>
  </property>
  <property fmtid="{D5CDD505-2E9C-101B-9397-08002B2CF9AE}" pid="91" name="ZOTERO_BREF_FGUNyCy4SCiv_1">
    <vt:lpwstr>ZOTERO_ITEM CSL_CITATION {"citationID":"ALLn58rx","properties":{"unsorted":false,"formattedCitation":"[8]","plainCitation":"[8]","noteIndex":0},"citationItems":[{"id":100,"uris":["http://zotero.org/users/local/gdKyPx5P/items/WIZKSQ7K"],"itemData":{"id":10</vt:lpwstr>
  </property>
  <property fmtid="{D5CDD505-2E9C-101B-9397-08002B2CF9AE}" pid="92" name="ZOTERO_BREF_FGUNyCy4SCiv_2">
    <vt:lpwstr>0,"type":"article-journal","container-title":"Ecological Informatics","DOI":"10.1016/j.ecoinf.2006.07.003","ISSN":"1574-9541","issue":"4","page":"355–366","publisher":"Elsevier BV","title":"A novel numerical optimization algorithm inspired from weed colon</vt:lpwstr>
  </property>
  <property fmtid="{D5CDD505-2E9C-101B-9397-08002B2CF9AE}" pid="93" name="ZOTERO_BREF_FGUNyCy4SCiv_3">
    <vt:lpwstr>ization","volume":"1","author":[{"family":"Mehrabian","given":"A.R."},{"family":"Lucas","given":"C."}],"issued":{"date-parts":[["2006",12]]}}}],"schema":"https://github.com/citation-style-language/schema/raw/master/csl-citation.json"}</vt:lpwstr>
  </property>
  <property fmtid="{D5CDD505-2E9C-101B-9397-08002B2CF9AE}" pid="94" name="ZOTERO_BREF_FUfHp2YJI249_1">
    <vt:lpwstr>ZOTERO_ITEM CSL_CITATION {"citationID":"whtNDyxm","properties":{"unsorted":false,"formattedCitation":"[6]","plainCitation":"[6]","noteIndex":0},"citationItems":[{"id":106,"uris":["http://zotero.org/users/local/gdKyPx5P/items/5XJDVKLS"],"itemData":{"id":10</vt:lpwstr>
  </property>
  <property fmtid="{D5CDD505-2E9C-101B-9397-08002B2CF9AE}" pid="95" name="ZOTERO_BREF_FUfHp2YJI249_2">
    <vt:lpwstr>6,"type":"article-journal","container-title":"Journal of Economic Theory","DOI":"10.1006/jeth.1999.2541","ISSN":"0022-0531","issue":"2","page":"313–355","publisher":"Elsevier BV","title":"Explaining All Three-Alternative Voting Outcomes","volume":"87","au</vt:lpwstr>
  </property>
  <property fmtid="{D5CDD505-2E9C-101B-9397-08002B2CF9AE}" pid="96" name="ZOTERO_BREF_FUfHp2YJI249_3">
    <vt:lpwstr>thor":[{"family":"Saari","given":"Donald G."}],"issued":{"date-parts":[["1999",8]]}}}],"schema":"https://github.com/citation-style-language/schema/raw/master/csl-citation.json"}</vt:lpwstr>
  </property>
  <property fmtid="{D5CDD505-2E9C-101B-9397-08002B2CF9AE}" pid="97" name="ZOTERO_BREF_FvbsF2rDxNWc_1">
    <vt:lpwstr>ZOTERO_ITEM CSL_CITATION {"citationID":"vQI0zPXn","properties":{"unsorted":false,"formattedCitation":"[12]","plainCitation":"[12]","noteIndex":0},"citationItems":[{"id":98,"uris":["http://zotero.org/users/local/gdKyPx5P/items/WBY5UGJU"],"itemData":{"id":9</vt:lpwstr>
  </property>
  <property fmtid="{D5CDD505-2E9C-101B-9397-08002B2CF9AE}" pid="98" name="ZOTERO_BREF_FvbsF2rDxNWc_2">
    <vt:lpwstr>8,"type":"article-journal","container-title":"Physical Review D","DOI":"10.1103/physrevd.88.046008","ISSN":"1550-2368","issue":"4","publisher":"American Physical Society (APS)","title":"More stable de Sitter vacua from 𝓢-dual nongeometric fluxes","URL":"</vt:lpwstr>
  </property>
  <property fmtid="{D5CDD505-2E9C-101B-9397-08002B2CF9AE}" pid="99" name="ZOTERO_BREF_FvbsF2rDxNWc_3">
    <vt:lpwstr>http://dx.doi.org/10.1103/PhysRevD.88.046008","volume":"88","author":[{"family":"Damian","given":"Cesar"},{"family":"Loaiza-Brito","given":"Oscar"}],"issued":{"date-parts":[["2013",8]]}}}],"schema":"https://github.com/citation-style-language/schema/raw/ma</vt:lpwstr>
  </property>
  <property fmtid="{D5CDD505-2E9C-101B-9397-08002B2CF9AE}" pid="100" name="ZOTERO_BREF_FvbsF2rDxNWc_4">
    <vt:lpwstr>ster/csl-citation.json"}</vt:lpwstr>
  </property>
  <property fmtid="{D5CDD505-2E9C-101B-9397-08002B2CF9AE}" pid="101" name="ZOTERO_BREF_HLrls9yDzAJK_1">
    <vt:lpwstr>ZOTERO_ITEM CSL_CITATION {"citationID":"f8v2U3gq","properties":{"unsorted":false,"formattedCitation":"[1]","plainCitation":"[1]","noteIndex":0},"citationItems":[{"id":63,"uris":["http://zotero.org/users/local/gdKyPx5P/items/MP3H8NB2"],"itemData":{"id":63,</vt:lpwstr>
  </property>
  <property fmtid="{D5CDD505-2E9C-101B-9397-08002B2CF9AE}" pid="102" name="ZOTERO_BREF_HLrls9yDzAJK_2">
    <vt:lpwstr>"type":"article-journal","container-title":"The European Physical Journal C","DOI":"10.1140/epjc/s10052-020-8332-9","ISSN":"1434-6052","issue":"8","publisher":"Springer Science and Business Media LLC","title":"Testing swampland conjectures with machine le</vt:lpwstr>
  </property>
  <property fmtid="{D5CDD505-2E9C-101B-9397-08002B2CF9AE}" pid="103" name="ZOTERO_BREF_HLrls9yDzAJK_3">
    <vt:lpwstr>arning","URL":"http://dx.doi.org/10.1140/epjc/s10052-020-8332-9","volume":"80","author":[{"family":"Bizet","given":"Nana Cabo"},{"family":"Damian","given":"Cesar"},{"family":"Loaiza-Brito","given":"Oscar"},{"family":"Mayorga Peña","given":"Damián Kaloni"}</vt:lpwstr>
  </property>
  <property fmtid="{D5CDD505-2E9C-101B-9397-08002B2CF9AE}" pid="104" name="ZOTERO_BREF_HLrls9yDzAJK_4">
    <vt:lpwstr>,{"family":"Montañez-Barrera","given":"J. A."}],"issued":{"date-parts":[["2020",8]]}}}],"schema":"https://github.com/citation-style-language/schema/raw/master/csl-citation.json"}</vt:lpwstr>
  </property>
  <property fmtid="{D5CDD505-2E9C-101B-9397-08002B2CF9AE}" pid="105" name="ZOTERO_BREF_JuYPLw58dxdb_1">
    <vt:lpwstr/>
  </property>
  <property fmtid="{D5CDD505-2E9C-101B-9397-08002B2CF9AE}" pid="106" name="ZOTERO_BREF_MM5DgwB6F6v7_1">
    <vt:lpwstr>ZOTERO_ITEM CSL_CITATION {"citationID":"t7gVgL7q","properties":{"unsorted":false,"formattedCitation":"[10]","plainCitation":"[10]","noteIndex":0},"citationItems":[{"id":104,"uris":["http://zotero.org/users/local/gdKyPx5P/items/SU3S5VM8"],"itemData":{"id":</vt:lpwstr>
  </property>
  <property fmtid="{D5CDD505-2E9C-101B-9397-08002B2CF9AE}" pid="107" name="ZOTERO_BREF_MM5DgwB6F6v7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108" name="ZOTERO_BREF_MM5DgwB6F6v7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109" name="ZOTERO_BREF_MM5DgwB6F6v7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110" name="ZOTERO_BREF_MM5DgwB6F6v7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111" name="ZOTERO_BREF_MM5DgwB6F6v7_6">
    <vt:lpwstr>:"Marquez-Salazar","given":"Brandon"},{"family":"Damian","given":"Cesar"},{"family":"Diaz-Pacheco","given":"Angel"}],"issued":{"date-parts":[["2026"]]}}}],"schema":"https://github.com/citation-style-language/schema/raw/master/csl-citation.json"}</vt:lpwstr>
  </property>
  <property fmtid="{D5CDD505-2E9C-101B-9397-08002B2CF9AE}" pid="112" name="ZOTERO_BREF_MO1WFfEZ7awn_1">
    <vt:lpwstr>ZOTERO_ITEM CSL_CITATION {"citationID":"3xeGNVMi","properties":{"unsorted":false,"formattedCitation":"[7]","plainCitation":"[7]","noteIndex":0},"citationItems":[{"id":67,"uris":["http://zotero.org/users/local/gdKyPx5P/items/T9LHIGYB"],"itemData":{"id":67,</vt:lpwstr>
  </property>
  <property fmtid="{D5CDD505-2E9C-101B-9397-08002B2CF9AE}" pid="113" name="ZOTERO_BREF_MO1WFfEZ7awn_2">
    <vt:lpwstr>"type":"article-journal","container-title":"Journal of High Energy Physics","DOI":"10.1007/jhep08(2014)010","ISSN":"1029-8479","issue":"8","publisher":"Springer Science and Business Media LLC","title":"Genetic algorithms and the search for viable string v</vt:lpwstr>
  </property>
  <property fmtid="{D5CDD505-2E9C-101B-9397-08002B2CF9AE}" pid="114" name="ZOTERO_BREF_MO1WFfEZ7awn_3">
    <vt:lpwstr>acua","URL":"http://dx.doi.org/10.1007/JHEP08(2014)010","volume":"2014","author":[{"family":"Abel","given":"Steven"},{"family":"Rizos","given":"John"}],"issued":{"date-parts":[["2014",8]]}}}],"schema":"https://github.com/citation-style-language/schema/raw</vt:lpwstr>
  </property>
  <property fmtid="{D5CDD505-2E9C-101B-9397-08002B2CF9AE}" pid="115" name="ZOTERO_BREF_MO1WFfEZ7awn_4">
    <vt:lpwstr>/master/csl-citation.json"}</vt:lpwstr>
  </property>
  <property fmtid="{D5CDD505-2E9C-101B-9397-08002B2CF9AE}" pid="116" name="ZOTERO_BREF_MQFxbdQfwOiQ_1">
    <vt:lpwstr>ZOTERO_ITEM CSL_CITATION {"citationID":"qzxiXMjU","properties":{"unsorted":false,"formattedCitation":"[13]","plainCitation":"[13]","noteIndex":0},"citationItems":[{"id":42,"uris":["http://zotero.org/users/local/gdKyPx5P/items/M3K5DYEN"],"itemData":{"id":4</vt:lpwstr>
  </property>
  <property fmtid="{D5CDD505-2E9C-101B-9397-08002B2CF9AE}" pid="117" name="ZOTERO_BREF_MQFxbdQfwOiQ_2">
    <vt:lpwstr>2,"type":"article-journal","container-title":"IEEE Transactions on Evolutionary Computation","DOI":"10.1109/4235.585893","ISSN":"1089-778X","issue":"1","page":"67–82","publisher":"Institute of Electrical and Electronics Engineers (IEEE)","title":"No free </vt:lpwstr>
  </property>
  <property fmtid="{D5CDD505-2E9C-101B-9397-08002B2CF9AE}" pid="118" name="ZOTERO_BREF_MQFxbdQfwOiQ_3">
    <vt:lpwstr>lunch theorems for optimization","volume":"1","author":[{"family":"Wolpert","given":"D.H."},{"family":"Macready","given":"W.G."}],"issued":{"date-parts":[["1997",4]]}}}],"schema":"https://github.com/citation-style-language/schema/raw/master/csl-citation.j</vt:lpwstr>
  </property>
  <property fmtid="{D5CDD505-2E9C-101B-9397-08002B2CF9AE}" pid="119" name="ZOTERO_BREF_MQFxbdQfwOiQ_4">
    <vt:lpwstr>son"}</vt:lpwstr>
  </property>
  <property fmtid="{D5CDD505-2E9C-101B-9397-08002B2CF9AE}" pid="120" name="ZOTERO_BREF_MRS9VXwyLYt2_1">
    <vt:lpwstr>ZOTERO_ITEM CSL_CITATION {"citationID":"f7OZifhF","properties":{"unsorted":false,"formattedCitation":"[1], [13]","plainCitation":"[1], [13]","noteIndex":0},"citationItems":[{"id":63,"uris":["http://zotero.org/users/local/gdKyPx5P/items/MP3H8NB2"],"itemDat</vt:lpwstr>
  </property>
  <property fmtid="{D5CDD505-2E9C-101B-9397-08002B2CF9AE}" pid="121" name="ZOTERO_BREF_MRS9VXwyLYt2_2">
    <vt:lpwstr>a":{"id":63,"type":"article-journal","container-title":"The European Physical Journal C","DOI":"10.1140/epjc/s10052-020-8332-9","ISSN":"1434-6052","issue":"8","publisher":"Springer Science and Business Media LLC","title":"Testing swampland conjectures wit</vt:lpwstr>
  </property>
  <property fmtid="{D5CDD505-2E9C-101B-9397-08002B2CF9AE}" pid="122" name="ZOTERO_BREF_MRS9VXwyLYt2_3">
    <vt:lpwstr>h machine learning","URL":"http://dx.doi.org/10.1140/epjc/s10052-020-8332-9","volume":"80","author":[{"family":"Bizet","given":"Nana Cabo"},{"family":"Damian","given":"Cesar"},{"family":"Loaiza-Brito","given":"Oscar"},{"family":"Mayorga Peña","given":"Dam</vt:lpwstr>
  </property>
  <property fmtid="{D5CDD505-2E9C-101B-9397-08002B2CF9AE}" pid="123" name="ZOTERO_BREF_MRS9VXwyLYt2_4">
    <vt:lpwstr>ián Kaloni"},{"family":"Montañez-Barrera","given":"J. A."}],"issued":{"date-parts":[["2020",8]]}}},{"id":98,"uris":["http://zotero.org/users/local/gdKyPx5P/items/WBY5UGJU"],"itemData":{"id":98,"type":"article-journal","container-title":"Physical Review D"</vt:lpwstr>
  </property>
  <property fmtid="{D5CDD505-2E9C-101B-9397-08002B2CF9AE}" pid="124" name="ZOTERO_BREF_MRS9VXwyLYt2_5">
    <vt:lpwstr>,"DOI":"10.1103/physrevd.88.046008","ISSN":"1550-2368","issue":"4","publisher":"American Physical Society (APS)","title":"More stable de Sitter vacua from 𝓢-dual nongeometric fluxes","URL":"http://dx.doi.org/10.1103/PhysRevD.88.046008","volume":"88","aut</vt:lpwstr>
  </property>
  <property fmtid="{D5CDD505-2E9C-101B-9397-08002B2CF9AE}" pid="125" name="ZOTERO_BREF_MRS9VXwyLYt2_6">
    <vt:lpwstr>hor":[{"family":"Damian","given":"Cesar"},{"family":"Loaiza-Brito","given":"Oscar"}],"issued":{"date-parts":[["2013",8]]}}}],"schema":"https://github.com/citation-style-language/schema/raw/master/csl-citation.json"}</vt:lpwstr>
  </property>
  <property fmtid="{D5CDD505-2E9C-101B-9397-08002B2CF9AE}" pid="126" name="ZOTERO_BREF_MoIrZzYKoyMB_1">
    <vt:lpwstr>ZOTERO_ITEM CSL_CITATION {"citationID":"nITkdqqm","properties":{"unsorted":false,"formattedCitation":"[2]","plainCitation":"[2]","noteIndex":0},"citationItems":[{"id":"mdmz9bhh/2Llt6Xfh","uris":["http://zotero.org/users/local/h8ZoIbRx/items/Y337KMTR"],"it</vt:lpwstr>
  </property>
  <property fmtid="{D5CDD505-2E9C-101B-9397-08002B2CF9AE}" pid="127" name="ZOTERO_BREF_MoIrZzYKoyMB_2">
    <vt:lpwstr>emData":{"id":"j2wGZVuv/QtflcmWw","type":"article-journal","container-title":"The European Physical Journal C","DOI":"10.1140/epjc/s10052-022-11118-x","ISSN":"1434-6052","issue":"12","publisher":"Springer Science and Business Media LLC","title":"Metastabl</vt:lpwstr>
  </property>
  <property fmtid="{D5CDD505-2E9C-101B-9397-08002B2CF9AE}" pid="128" name="ZOTERO_BREF_MoIrZzYKoyMB_3">
    <vt:lpwstr>e vacua from torsion and machine learning","URL":"http://dx.doi.org/10.1140/epjc/s10052-022-11118-x","volume":"82","author":[{"family":"Damian","given":"Cesar"},{"family":"Loaiza-Brito","given":"Oscar"}],"issued":{"date-parts":[["2022",12]]}}}],"schema":"</vt:lpwstr>
  </property>
  <property fmtid="{D5CDD505-2E9C-101B-9397-08002B2CF9AE}" pid="129" name="ZOTERO_BREF_MoIrZzYKoyMB_4">
    <vt:lpwstr>https://github.com/citation-style-language/schema/raw/master/csl-citation.json"}</vt:lpwstr>
  </property>
  <property fmtid="{D5CDD505-2E9C-101B-9397-08002B2CF9AE}" pid="130" name="ZOTERO_BREF_PM5soRNifoFf_1">
    <vt:lpwstr>ZOTERO_ITEM CSL_CITATION {"citationID":"JZUgUd4z","properties":{"unsorted":false,"formattedCitation":"[1]","plainCitation":"[1]","noteIndex":0},"citationItems":[{"id":63,"uris":["http://zotero.org/users/local/gdKyPx5P/items/MP3H8NB2"],"itemData":{"id":63,</vt:lpwstr>
  </property>
  <property fmtid="{D5CDD505-2E9C-101B-9397-08002B2CF9AE}" pid="131" name="ZOTERO_BREF_PM5soRNifoFf_2">
    <vt:lpwstr>"type":"article-journal","container-title":"The European Physical Journal C","DOI":"10.1140/epjc/s10052-020-8332-9","ISSN":"1434-6052","issue":"8","publisher":"Springer Science and Business Media LLC","title":"Testing swampland conjectures with machine le</vt:lpwstr>
  </property>
  <property fmtid="{D5CDD505-2E9C-101B-9397-08002B2CF9AE}" pid="132" name="ZOTERO_BREF_PM5soRNifoFf_3">
    <vt:lpwstr>arning","URL":"http://dx.doi.org/10.1140/epjc/s10052-020-8332-9","volume":"80","author":[{"family":"Bizet","given":"Nana Cabo"},{"family":"Damian","given":"Cesar"},{"family":"Loaiza-Brito","given":"Oscar"},{"family":"Mayorga Peña","given":"Damián Kaloni"}</vt:lpwstr>
  </property>
  <property fmtid="{D5CDD505-2E9C-101B-9397-08002B2CF9AE}" pid="133" name="ZOTERO_BREF_PM5soRNifoFf_4">
    <vt:lpwstr>,{"family":"Montañez-Barrera","given":"J. A."}],"issued":{"date-parts":[["2020",8]]}}}],"schema":"https://github.com/citation-style-language/schema/raw/master/csl-citation.json"}</vt:lpwstr>
  </property>
  <property fmtid="{D5CDD505-2E9C-101B-9397-08002B2CF9AE}" pid="134" name="ZOTERO_BREF_Pr48or1DaH2f_1">
    <vt:lpwstr>ZOTERO_ITEM CSL_CITATION {"citationID":"G20JvRy1","properties":{"unsorted":false,"formattedCitation":"[10]","plainCitation":"[10]","noteIndex":0},"citationItems":[{"id":67,"uris":["http://zotero.org/users/local/gdKyPx5P/items/T9LHIGYB"],"itemData":{"id":6</vt:lpwstr>
  </property>
  <property fmtid="{D5CDD505-2E9C-101B-9397-08002B2CF9AE}" pid="135" name="ZOTERO_BREF_Pr48or1DaH2f_2">
    <vt:lpwstr>7,"type":"article-journal","container-title":"Journal of High Energy Physics","DOI":"10.1007/jhep08(2014)010","ISSN":"1029-8479","issue":"8","publisher":"Springer Science and Business Media LLC","title":"Genetic algorithms and the search for viable string</vt:lpwstr>
  </property>
  <property fmtid="{D5CDD505-2E9C-101B-9397-08002B2CF9AE}" pid="136" name="ZOTERO_BREF_Pr48or1DaH2f_3">
    <vt:lpwstr> vacua","URL":"http://dx.doi.org/10.1007/JHEP08(2014)010","volume":"2014","author":[{"family":"Abel","given":"Steven"},{"family":"Rizos","given":"John"}],"issued":{"date-parts":[["2014",8]]}}}],"schema":"https://github.com/citation-style-language/schema/r</vt:lpwstr>
  </property>
  <property fmtid="{D5CDD505-2E9C-101B-9397-08002B2CF9AE}" pid="137" name="ZOTERO_BREF_Pr48or1DaH2f_4">
    <vt:lpwstr>aw/master/csl-citation.json"}</vt:lpwstr>
  </property>
  <property fmtid="{D5CDD505-2E9C-101B-9397-08002B2CF9AE}" pid="138" name="ZOTERO_BREF_Q4tnXt5OvBTs_1">
    <vt:lpwstr>ZOTERO_ITEM CSL_CITATION {"citationID":"phiXnghR","properties":{"unsorted":false,"formattedCitation":"[10]","plainCitation":"[10]","noteIndex":0},"citationItems":[{"id":104,"uris":["http://zotero.org/users/local/gdKyPx5P/items/SU3S5VM8"],"itemData":{"id":</vt:lpwstr>
  </property>
  <property fmtid="{D5CDD505-2E9C-101B-9397-08002B2CF9AE}" pid="139" name="ZOTERO_BREF_Q4tnXt5OvBTs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140" name="ZOTERO_BREF_Q4tnXt5OvBTs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141" name="ZOTERO_BREF_Q4tnXt5OvBTs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142" name="ZOTERO_BREF_Q4tnXt5OvBTs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143" name="ZOTERO_BREF_Q4tnXt5OvBTs_6">
    <vt:lpwstr>:"Marquez-Salazar","given":"Brandon"},{"family":"Damian","given":"Cesar"},{"family":"Diaz-Pacheco","given":"Angel"}],"issued":{"date-parts":[["2026"]]}}}],"schema":"https://github.com/citation-style-language/schema/raw/master/csl-citation.json"}</vt:lpwstr>
  </property>
  <property fmtid="{D5CDD505-2E9C-101B-9397-08002B2CF9AE}" pid="144" name="ZOTERO_BREF_QPidIYoS15Ni_1">
    <vt:lpwstr>ZOTERO_ITEM CSL_CITATION {"citationID":"9TSppzUy","properties":{"unsorted":false,"formattedCitation":"[2], [12]","plainCitation":"[2], [12]","noteIndex":0},"citationItems":[{"id":"kERBtyO1/8BZeUYWn","uris":["http://zotero.org/users/local/h8ZoIbRx/items/Y3</vt:lpwstr>
  </property>
  <property fmtid="{D5CDD505-2E9C-101B-9397-08002B2CF9AE}" pid="145" name="ZOTERO_BREF_QPidIYoS15Ni_2">
    <vt:lpwstr>37KMTR"],"itemData":{"id":"j2wGZVuv/QtflcmWw","type":"article-journal","container-title":"The European Physical Journal C","DOI":"10.1140/epjc/s10052-022-11118-x","ISSN":"1434-6052","issue":"12","publisher":"Springer Science and Business Media LLC","title</vt:lpwstr>
  </property>
  <property fmtid="{D5CDD505-2E9C-101B-9397-08002B2CF9AE}" pid="146" name="ZOTERO_BREF_QPidIYoS15Ni_3">
    <vt:lpwstr>":"Metastable vacua from torsion and machine learning","URL":"http://dx.doi.org/10.1140/epjc/s10052-022-11118-x","volume":"82","author":[{"family":"Damian","given":"Cesar"},{"family":"Loaiza-Brito","given":"Oscar"}],"issued":{"date-parts":[["2022",12]]}}}</vt:lpwstr>
  </property>
  <property fmtid="{D5CDD505-2E9C-101B-9397-08002B2CF9AE}" pid="147" name="ZOTERO_BREF_QPidIYoS15Ni_4">
    <vt:lpwstr>,{"id":43,"uris":["http://zotero.org/users/local/gdKyPx5P/items/USGNHIAZ"],"itemData":{"id":43,"type":"article-journal","container-title":"Science","DOI":"10.1126/science.220.4598.671","ISSN":"1095-9203","issue":"4598","page":"671–680","publisher":"Americ</vt:lpwstr>
  </property>
  <property fmtid="{D5CDD505-2E9C-101B-9397-08002B2CF9AE}" pid="148" name="ZOTERO_BREF_QPidIYoS15Ni_5">
    <vt:lpwstr>an Association for the Advancement of Science (AAAS)","title":"Optimization by Simulated Annealing","volume":"220","author":[{"family":"Kirkpatrick","given":"S."},{"family":"Gelatt","given":"C. D."},{"family":"Vecchi","given":"M. P."}],"issued":{"date-par</vt:lpwstr>
  </property>
  <property fmtid="{D5CDD505-2E9C-101B-9397-08002B2CF9AE}" pid="149" name="ZOTERO_BREF_QPidIYoS15Ni_6">
    <vt:lpwstr>ts":[["1983",5]]}}}],"schema":"https://github.com/citation-style-language/schema/raw/master/csl-citation.json"}</vt:lpwstr>
  </property>
  <property fmtid="{D5CDD505-2E9C-101B-9397-08002B2CF9AE}" pid="150" name="ZOTERO_BREF_QxWurpAHTvkx_1">
    <vt:lpwstr>ZOTERO_ITEM CSL_CITATION {"citationID":"bmAhHbGm","properties":{"unsorted":false,"formattedCitation":"[2], [11]","plainCitation":"[2], [11]","noteIndex":0},"citationItems":[{"id":"j2wGZVuv/QtflcmWw","uris":["http://zotero.org/users/local/h8ZoIbRx/items/Y3</vt:lpwstr>
  </property>
  <property fmtid="{D5CDD505-2E9C-101B-9397-08002B2CF9AE}" pid="151" name="ZOTERO_BREF_QxWurpAHTvkx_2">
    <vt:lpwstr>37KMTR"],"itemData":{"id":31,"type":"article-journal","container-title":"The European Physical Journal C","DOI":"10.1140/epjc/s10052-022-11118-x","ISSN":"1434-6052","issue":"12","publisher":"Springer Science and Business Media LLC","title":"Metastable vac</vt:lpwstr>
  </property>
  <property fmtid="{D5CDD505-2E9C-101B-9397-08002B2CF9AE}" pid="152" name="ZOTERO_BREF_QxWurpAHTvkx_3">
    <vt:lpwstr>ua from torsion and machine learning","URL":"http://dx.doi.org/10.1140/epjc/s10052-022-11118-x","volume":"82","author":[{"family":"Damian","given":"Cesar"},{"family":"Loaiza-Brito","given":"Oscar"}],"issued":{"date-parts":[["2022",12]]}}},{"id":43,"uris":</vt:lpwstr>
  </property>
  <property fmtid="{D5CDD505-2E9C-101B-9397-08002B2CF9AE}" pid="153" name="ZOTERO_BREF_QxWurpAHTvkx_4">
    <vt:lpwstr>["http://zotero.org/users/local/gdKyPx5P/items/USGNHIAZ"],"itemData":{"id":43,"type":"article-journal","container-title":"Science","DOI":"10.1126/science.220.4598.671","ISSN":"1095-9203","issue":"4598","page":"671–680","publisher":"American Association fo</vt:lpwstr>
  </property>
  <property fmtid="{D5CDD505-2E9C-101B-9397-08002B2CF9AE}" pid="154" name="ZOTERO_BREF_QxWurpAHTvkx_5">
    <vt:lpwstr>r the Advancement of Science (AAAS)","title":"Optimization by Simulated Annealing","volume":"220","author":[{"family":"Kirkpatrick","given":"S."},{"family":"Gelatt","given":"C. D."},{"family":"Vecchi","given":"M. P."}],"issued":{"date-parts":[["1983",5]]}</vt:lpwstr>
  </property>
  <property fmtid="{D5CDD505-2E9C-101B-9397-08002B2CF9AE}" pid="155" name="ZOTERO_BREF_QxWurpAHTvkx_6">
    <vt:lpwstr>}}],"schema":"https://github.com/citation-style-language/schema/raw/master/csl-citation.json"}</vt:lpwstr>
  </property>
  <property fmtid="{D5CDD505-2E9C-101B-9397-08002B2CF9AE}" pid="156" name="ZOTERO_BREF_R6fWNkEahfyZ_1">
    <vt:lpwstr>ZOTERO_ITEM CSL_CITATION {"citationID":"6gZfIr2F","properties":{"unsorted":false,"formattedCitation":"[11]","plainCitation":"[11]","noteIndex":0},"citationItems":[{"id":42,"uris":["http://zotero.org/users/local/gdKyPx5P/items/M3K5DYEN"],"itemData":{"id":4</vt:lpwstr>
  </property>
  <property fmtid="{D5CDD505-2E9C-101B-9397-08002B2CF9AE}" pid="157" name="ZOTERO_BREF_R6fWNkEahfyZ_2">
    <vt:lpwstr>2,"type":"article-journal","container-title":"IEEE Transactions on Evolutionary Computation","DOI":"10.1109/4235.585893","ISSN":"1089-778X","issue":"1","page":"67–82","publisher":"Institute of Electrical and Electronics Engineers (IEEE)","title":"No free </vt:lpwstr>
  </property>
  <property fmtid="{D5CDD505-2E9C-101B-9397-08002B2CF9AE}" pid="158" name="ZOTERO_BREF_R6fWNkEahfyZ_3">
    <vt:lpwstr>lunch theorems for optimization","volume":"1","author":[{"family":"Wolpert","given":"D.H."},{"family":"Macready","given":"W.G."}],"issued":{"date-parts":[["1997",4]]}}}],"schema":"https://github.com/citation-style-language/schema/raw/master/csl-citation.j</vt:lpwstr>
  </property>
  <property fmtid="{D5CDD505-2E9C-101B-9397-08002B2CF9AE}" pid="159" name="ZOTERO_BREF_R6fWNkEahfyZ_4">
    <vt:lpwstr>son"}</vt:lpwstr>
  </property>
  <property fmtid="{D5CDD505-2E9C-101B-9397-08002B2CF9AE}" pid="160" name="ZOTERO_BREF_RhBIbDJFWoQ6_1">
    <vt:lpwstr/>
  </property>
  <property fmtid="{D5CDD505-2E9C-101B-9397-08002B2CF9AE}" pid="161" name="ZOTERO_BREF_Roj1zICMTiP5_1">
    <vt:lpwstr/>
  </property>
  <property fmtid="{D5CDD505-2E9C-101B-9397-08002B2CF9AE}" pid="162" name="ZOTERO_BREF_SXoAlsjyFCt0_1">
    <vt:lpwstr>ZOTERO_ITEM CSL_CITATION {"citationID":"Xf4WtZ3I","properties":{"unsorted":false,"formattedCitation":"[1]","plainCitation":"[1]","noteIndex":0},"citationItems":[{"id":63,"uris":["http://zotero.org/users/local/gdKyPx5P/items/MP3H8NB2"],"itemData":{"id":63,</vt:lpwstr>
  </property>
  <property fmtid="{D5CDD505-2E9C-101B-9397-08002B2CF9AE}" pid="163" name="ZOTERO_BREF_SXoAlsjyFCt0_2">
    <vt:lpwstr>"type":"article-journal","container-title":"The European Physical Journal C","DOI":"10.1140/epjc/s10052-020-8332-9","ISSN":"1434-6052","issue":"8","publisher":"Springer Science and Business Media LLC","title":"Testing swampland conjectures with machine le</vt:lpwstr>
  </property>
  <property fmtid="{D5CDD505-2E9C-101B-9397-08002B2CF9AE}" pid="164" name="ZOTERO_BREF_SXoAlsjyFCt0_3">
    <vt:lpwstr>arning","URL":"http://dx.doi.org/10.1140/epjc/s10052-020-8332-9","volume":"80","author":[{"family":"Bizet","given":"Nana Cabo"},{"family":"Damian","given":"Cesar"},{"family":"Loaiza-Brito","given":"Oscar"},{"family":"Mayorga Peña","given":"Damián Kaloni"}</vt:lpwstr>
  </property>
  <property fmtid="{D5CDD505-2E9C-101B-9397-08002B2CF9AE}" pid="165" name="ZOTERO_BREF_SXoAlsjyFCt0_4">
    <vt:lpwstr>,{"family":"Montañez-Barrera","given":"J. A."}],"issued":{"date-parts":[["2020",8]]}}}],"schema":"https://github.com/citation-style-language/schema/raw/master/csl-citation.json"}</vt:lpwstr>
  </property>
  <property fmtid="{D5CDD505-2E9C-101B-9397-08002B2CF9AE}" pid="166" name="ZOTERO_BREF_UHiT8zKpi4Jl_1">
    <vt:lpwstr>ZOTERO_ITEM CSL_CITATION {"citationID":"Qhe2h5av","properties":{"unsorted":false,"formattedCitation":"[15]","plainCitation":"[15]","noteIndex":0},"citationItems":[{"id":42,"uris":["http://zotero.org/users/local/gdKyPx5P/items/M3K5DYEN"],"itemData":{"id":4</vt:lpwstr>
  </property>
  <property fmtid="{D5CDD505-2E9C-101B-9397-08002B2CF9AE}" pid="167" name="ZOTERO_BREF_UHiT8zKpi4Jl_2">
    <vt:lpwstr>2,"type":"article-journal","container-title":"IEEE Transactions on Evolutionary Computation","DOI":"10.1109/4235.585893","ISSN":"1089-778X","issue":"1","page":"67–82","publisher":"Institute of Electrical and Electronics Engineers (IEEE)","title":"No free </vt:lpwstr>
  </property>
  <property fmtid="{D5CDD505-2E9C-101B-9397-08002B2CF9AE}" pid="168" name="ZOTERO_BREF_UHiT8zKpi4Jl_3">
    <vt:lpwstr>lunch theorems for optimization","volume":"1","author":[{"family":"Wolpert","given":"D.H."},{"family":"Macready","given":"W.G."}],"issued":{"date-parts":[["1997",4]]}}}],"schema":"https://github.com/citation-style-language/schema/raw/master/csl-citation.j</vt:lpwstr>
  </property>
  <property fmtid="{D5CDD505-2E9C-101B-9397-08002B2CF9AE}" pid="169" name="ZOTERO_BREF_UHiT8zKpi4Jl_4">
    <vt:lpwstr>son"}</vt:lpwstr>
  </property>
  <property fmtid="{D5CDD505-2E9C-101B-9397-08002B2CF9AE}" pid="170" name="ZOTERO_BREF_UlOBHL2cfxjW_1">
    <vt:lpwstr>ZOTERO_ITEM CSL_CITATION {"citationID":"NPI3x6Tf","properties":{"unsorted":false,"formattedCitation":"[2]","plainCitation":"[2]","noteIndex":0},"citationItems":[{"id":"kERBtyO1/8BZeUYWn","uris":["http://zotero.org/users/local/h8ZoIbRx/items/Y337KMTR"],"it</vt:lpwstr>
  </property>
  <property fmtid="{D5CDD505-2E9C-101B-9397-08002B2CF9AE}" pid="171" name="ZOTERO_BREF_UlOBHL2cfxjW_2">
    <vt:lpwstr>emData":{"id":"j2wGZVuv/QtflcmWw","type":"article-journal","container-title":"The European Physical Journal C","DOI":"10.1140/epjc/s10052-022-11118-x","ISSN":"1434-6052","issue":"12","publisher":"Springer Science and Business Media LLC","title":"Metastabl</vt:lpwstr>
  </property>
  <property fmtid="{D5CDD505-2E9C-101B-9397-08002B2CF9AE}" pid="172" name="ZOTERO_BREF_UlOBHL2cfxjW_3">
    <vt:lpwstr>e vacua from torsion and machine learning","URL":"http://dx.doi.org/10.1140/epjc/s10052-022-11118-x","volume":"82","author":[{"family":"Damian","given":"Cesar"},{"family":"Loaiza-Brito","given":"Oscar"}],"issued":{"date-parts":[["2022",12]]}}}],"schema":"</vt:lpwstr>
  </property>
  <property fmtid="{D5CDD505-2E9C-101B-9397-08002B2CF9AE}" pid="173" name="ZOTERO_BREF_UlOBHL2cfxjW_4">
    <vt:lpwstr>https://github.com/citation-style-language/schema/raw/master/csl-citation.json"}</vt:lpwstr>
  </property>
  <property fmtid="{D5CDD505-2E9C-101B-9397-08002B2CF9AE}" pid="174" name="ZOTERO_BREF_VWYVtitzQSff_1">
    <vt:lpwstr>ZOTERO_ITEM CSL_CITATION {"citationID":"aV3Cmc4s","properties":{"unsorted":false,"formattedCitation":"[10]","plainCitation":"[10]","noteIndex":0},"citationItems":[{"id":104,"uris":["http://zotero.org/users/local/gdKyPx5P/items/SU3S5VM8"],"itemData":{"id":</vt:lpwstr>
  </property>
  <property fmtid="{D5CDD505-2E9C-101B-9397-08002B2CF9AE}" pid="175" name="ZOTERO_BREF_VWYVtitzQSff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176" name="ZOTERO_BREF_VWYVtitzQSff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177" name="ZOTERO_BREF_VWYVtitzQSff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178" name="ZOTERO_BREF_VWYVtitzQSff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179" name="ZOTERO_BREF_VWYVtitzQSff_6">
    <vt:lpwstr>:"Marquez-Salazar","given":"Brandon"},{"family":"Damian","given":"Cesar"},{"family":"Diaz-Pacheco","given":"Angel"}],"issued":{"date-parts":[["2026"]]}}}],"schema":"https://github.com/citation-style-language/schema/raw/master/csl-citation.json"}</vt:lpwstr>
  </property>
  <property fmtid="{D5CDD505-2E9C-101B-9397-08002B2CF9AE}" pid="180" name="ZOTERO_BREF_VkOV2xK5B8RL_1">
    <vt:lpwstr>ZOTERO_ITEM CSL_CITATION {"citationID":"mIc2BTeQ","properties":{"unsorted":false,"formattedCitation":"[15]","plainCitation":"[15]","noteIndex":0},"citationItems":[{"id":102,"uris":["http://zotero.org/users/local/gdKyPx5P/items/MNAHMQEY"],"itemData":{"id":</vt:lpwstr>
  </property>
  <property fmtid="{D5CDD505-2E9C-101B-9397-08002B2CF9AE}" pid="181" name="ZOTERO_BREF_VkOV2xK5B8RL_2">
    <vt:lpwstr>102,"type":"paper-conference","collection-title":"ICNN-95","container-title":"Proceedings of ICNN'95 - International Conference on Neural Networks","DOI":"10.1109/icnn.1995.488968","page":"1942–1948","publisher":"IEEE","title":"Particle swarm optimization</vt:lpwstr>
  </property>
  <property fmtid="{D5CDD505-2E9C-101B-9397-08002B2CF9AE}" pid="182" name="ZOTERO_BREF_VkOV2xK5B8RL_3">
    <vt:lpwstr>","URL":"http://dx.doi.org/10.1109/icnn.1995.488968","volume":"4","author":[{"family":"Kennedy","given":"J."},{"family":"Eberhart","given":"R."}]}}],"schema":"https://github.com/citation-style-language/schema/raw/master/csl-citation.json"}</vt:lpwstr>
  </property>
  <property fmtid="{D5CDD505-2E9C-101B-9397-08002B2CF9AE}" pid="183" name="ZOTERO_BREF_WDSeDfqTZJ12_1">
    <vt:lpwstr>ZOTERO_ITEM CSL_CITATION {"citationID":"76Xqtabb","properties":{"unsorted":false,"formattedCitation":"[1]","plainCitation":"[1]","noteIndex":0},"citationItems":[{"id":"JnXSODA1/aDaVKsrK","uris":["http://zotero.org/users/local/h8ZoIbRx/items/Y337KMTR"],"it</vt:lpwstr>
  </property>
  <property fmtid="{D5CDD505-2E9C-101B-9397-08002B2CF9AE}" pid="184" name="ZOTERO_BREF_WDSeDfqTZJ12_2">
    <vt:lpwstr>emData":{"id":"JnXSODA1/aDaVKsrK","type":"article-journal","container-title":"The European Physical Journal C","DOI":"10.1140/epjc/s10052-022-11118-x","ISSN":"1434-6052","issue":"12","publisher":"Springer Science and Business Media LLC","title":"Metastabl</vt:lpwstr>
  </property>
  <property fmtid="{D5CDD505-2E9C-101B-9397-08002B2CF9AE}" pid="185" name="ZOTERO_BREF_WDSeDfqTZJ12_3">
    <vt:lpwstr>e vacua from torsion and machine learning","URL":"http://dx.doi.org/10.1140/epjc/s10052-022-11118-x","volume":"82","author":[{"family":"Damian","given":"Cesar"},{"family":"Loaiza-Brito","given":"Oscar"}],"issued":{"date-parts":[["2022",12]]}}}],"schema":"</vt:lpwstr>
  </property>
  <property fmtid="{D5CDD505-2E9C-101B-9397-08002B2CF9AE}" pid="186" name="ZOTERO_BREF_WDSeDfqTZJ12_4">
    <vt:lpwstr>https://github.com/citation-style-language/schema/raw/master/csl-citation.json"}</vt:lpwstr>
  </property>
  <property fmtid="{D5CDD505-2E9C-101B-9397-08002B2CF9AE}" pid="187" name="ZOTERO_BREF_XhNq7gAIsNsu_1">
    <vt:lpwstr>ZOTERO_ITEM CSL_CITATION {"citationID":"5o7NplGX","properties":{"unsorted":false,"formattedCitation":"[10], [11]","plainCitation":"[10], [11]","noteIndex":0},"citationItems":[{"id":67,"uris":["http://zotero.org/users/local/gdKyPx5P/items/T9LHIGYB"],"itemD</vt:lpwstr>
  </property>
  <property fmtid="{D5CDD505-2E9C-101B-9397-08002B2CF9AE}" pid="188" name="ZOTERO_BREF_XhNq7gAIsNsu_2">
    <vt:lpwstr>ata":{"id":67,"type":"article-journal","container-title":"Journal of High Energy Physics","DOI":"10.1007/jhep08(2014)010","ISSN":"1029-8479","issue":"8","publisher":"Springer Science and Business Media LLC","title":"Genetic algorithms and the search for v</vt:lpwstr>
  </property>
  <property fmtid="{D5CDD505-2E9C-101B-9397-08002B2CF9AE}" pid="189" name="ZOTERO_BREF_XhNq7gAIsNsu_3">
    <vt:lpwstr>iable string vacua","URL":"http://dx.doi.org/10.1007/JHEP08(2014)010","volume":"2014","author":[{"family":"Abel","given":"Steven"},{"family":"Rizos","given":"John"}],"issued":{"date-parts":[["2014",8]]}}},{"id":104,"uris":["http://zotero.org/users/local/g</vt:lpwstr>
  </property>
  <property fmtid="{D5CDD505-2E9C-101B-9397-08002B2CF9AE}" pid="190" name="ZOTERO_BREF_XhNq7gAIsNsu_4">
    <vt:lpwstr>dKyPx5P/items/SU3S5VM8"],"itemData":{"id":104,"type":"article-journal","abstract":"The exploration of high-dimensional, non-linear potential landscapes is a central computational challenge. In fields such as string theory, the search for stable vacuum con</vt:lpwstr>
  </property>
  <property fmtid="{D5CDD505-2E9C-101B-9397-08002B2CF9AE}" pid="191" name="ZOTERO_BREF_XhNq7gAIsNsu_5">
    <vt:lpwstr>figurations reduces to a global optimisation problem on a rugged objective function where classic gradient-based methods are inadequate. In this work, a simple genetic algorithm (GA) is tailored to the optimisation of a type IIB string theory potential wi</vt:lpwstr>
  </property>
  <property fmtid="{D5CDD505-2E9C-101B-9397-08002B2CF9AE}" pid="192" name="ZOTERO_BREF_XhNq7gAIsNsu_6">
    <vt:lpwstr>th torsion, extending the analysis of a previous work done with Simulate Annealing. A penalty-based objective enforces critical point conditions, stability and a positive potential. Using uniform bounds for the five flux coefficients and 100 independent r</vt:lpwstr>
  </property>
  <property fmtid="{D5CDD505-2E9C-101B-9397-08002B2CF9AE}" pid="193" name="ZOTERO_BREF_XhNq7gAIsNsu_7">
    <vt:lpwstr>uns, the GA explored the landscape extensively, producing 11,979 critical points.","publisher":"Universidad de Guanajuato, División de Ingenierías Campus Irapuato-Salamanca","title":"Genetic Algorithm Search for Stable Vacua in Type IIB String Theory: A C</vt:lpwstr>
  </property>
  <property fmtid="{D5CDD505-2E9C-101B-9397-08002B2CF9AE}" pid="194" name="ZOTERO_BREF_XhNq7gAIsNsu_8">
    <vt:lpwstr>omputational Approach","author":[{"family":"Marquez-Salazar","given":"Brandon"},{"family":"Damian","given":"Cesar"},{"family":"Diaz-Pacheco","given":"Angel"}],"issued":{"date-parts":[["2026"]]}}}],"schema":"https://github.com/citation-style-language/schem</vt:lpwstr>
  </property>
  <property fmtid="{D5CDD505-2E9C-101B-9397-08002B2CF9AE}" pid="195" name="ZOTERO_BREF_XhNq7gAIsNsu_9">
    <vt:lpwstr>a/raw/master/csl-citation.json"}</vt:lpwstr>
  </property>
  <property fmtid="{D5CDD505-2E9C-101B-9397-08002B2CF9AE}" pid="196" name="ZOTERO_BREF_Y2I4Hzvl7xkX_1">
    <vt:lpwstr>ZOTERO_ITEM CSL_CITATION {"citationID":"35zpiIti","properties":{"unsorted":false,"formattedCitation":"[2]","plainCitation":"[2]","noteIndex":0},"citationItems":[{"id":"j2wGZVuv/QtflcmWw","uris":["http://zotero.org/users/local/h8ZoIbRx/items/Y337KMTR"],"it</vt:lpwstr>
  </property>
  <property fmtid="{D5CDD505-2E9C-101B-9397-08002B2CF9AE}" pid="197" name="ZOTERO_BREF_Y2I4Hzvl7xkX_2">
    <vt:lpwstr>emData":{"id":31,"type":"article-journal","container-title":"The European Physical Journal C","DOI":"10.1140/epjc/s10052-022-11118-x","ISSN":"1434-6052","issue":"12","publisher":"Springer Science and Business Media LLC","title":"Metastable vacua from tors</vt:lpwstr>
  </property>
  <property fmtid="{D5CDD505-2E9C-101B-9397-08002B2CF9AE}" pid="198" name="ZOTERO_BREF_Y2I4Hzvl7xkX_3">
    <vt:lpwstr>ion and machine learning","URL":"http://dx.doi.org/10.1140/epjc/s10052-022-11118-x","volume":"82","author":[{"family":"Damian","given":"Cesar"},{"family":"Loaiza-Brito","given":"Oscar"}],"issued":{"date-parts":[["2022",12]]}}}],"schema":"https://github.co</vt:lpwstr>
  </property>
  <property fmtid="{D5CDD505-2E9C-101B-9397-08002B2CF9AE}" pid="199" name="ZOTERO_BREF_Y2I4Hzvl7xkX_4">
    <vt:lpwstr>m/citation-style-language/schema/raw/master/csl-citation.json"}</vt:lpwstr>
  </property>
  <property fmtid="{D5CDD505-2E9C-101B-9397-08002B2CF9AE}" pid="200" name="ZOTERO_BREF_YCRR4Um1YjlY_1">
    <vt:lpwstr>ZOTERO_ITEM CSL_CITATION {"citationID":"BEtorvTf","properties":{"unsorted":false,"formattedCitation":"[3]","plainCitation":"[3]","noteIndex":0},"citationItems":[{"id":102,"uris":["http://zotero.org/users/local/gdKyPx5P/items/MNAHMQEY"],"itemData":{"id":10</vt:lpwstr>
  </property>
  <property fmtid="{D5CDD505-2E9C-101B-9397-08002B2CF9AE}" pid="201" name="ZOTERO_BREF_YCRR4Um1YjlY_2">
    <vt:lpwstr>2,"type":"paper-conference","collection-title":"ICNN-95","container-title":"Proceedings of ICNN'95 - International Conference on Neural Networks","DOI":"10.1109/icnn.1995.488968","page":"1942–1948","publisher":"IEEE","title":"Particle swarm optimization",</vt:lpwstr>
  </property>
  <property fmtid="{D5CDD505-2E9C-101B-9397-08002B2CF9AE}" pid="202" name="ZOTERO_BREF_YCRR4Um1YjlY_3">
    <vt:lpwstr>"URL":"http://dx.doi.org/10.1109/icnn.1995.488968","volume":"4","author":[{"family":"Kennedy","given":"J."},{"family":"Eberhart","given":"R."}]}}],"schema":"https://github.com/citation-style-language/schema/raw/master/csl-citation.json"}</vt:lpwstr>
  </property>
  <property fmtid="{D5CDD505-2E9C-101B-9397-08002B2CF9AE}" pid="203" name="ZOTERO_BREF_YCRR4Um1YjlY_4">
    <vt:lpwstr/>
  </property>
  <property fmtid="{D5CDD505-2E9C-101B-9397-08002B2CF9AE}" pid="204" name="ZOTERO_BREF_YCRR4Um1YjlY_5">
    <vt:lpwstr/>
  </property>
  <property fmtid="{D5CDD505-2E9C-101B-9397-08002B2CF9AE}" pid="205" name="ZOTERO_BREF_YCRR4Um1YjlY_6">
    <vt:lpwstr/>
  </property>
  <property fmtid="{D5CDD505-2E9C-101B-9397-08002B2CF9AE}" pid="206" name="ZOTERO_BREF_YgyvkywuR7WB_1">
    <vt:lpwstr>ZOTERO_ITEM CSL_CITATION {"citationID":"fqPxeHr2","properties":{"unsorted":false,"formattedCitation":"[11]","plainCitation":"[11]","noteIndex":0},"citationItems":[{"id":42,"uris":["http://zotero.org/users/local/gdKyPx5P/items/M3K5DYEN"],"itemData":{"id":4</vt:lpwstr>
  </property>
  <property fmtid="{D5CDD505-2E9C-101B-9397-08002B2CF9AE}" pid="207" name="ZOTERO_BREF_YgyvkywuR7WB_2">
    <vt:lpwstr>2,"type":"article-journal","container-title":"IEEE Transactions on Evolutionary Computation","DOI":"10.1109/4235.585893","ISSN":"1089-778X","issue":"1","page":"67–82","publisher":"Institute of Electrical and Electronics Engineers (IEEE)","title":"No free </vt:lpwstr>
  </property>
  <property fmtid="{D5CDD505-2E9C-101B-9397-08002B2CF9AE}" pid="208" name="ZOTERO_BREF_YgyvkywuR7WB_3">
    <vt:lpwstr>lunch theorems for optimization","volume":"1","author":[{"family":"Wolpert","given":"D.H."},{"family":"Macready","given":"W.G."}],"issued":{"date-parts":[["1997",4]]}}}],"schema":"https://github.com/citation-style-language/schema/raw/master/csl-citation.j</vt:lpwstr>
  </property>
  <property fmtid="{D5CDD505-2E9C-101B-9397-08002B2CF9AE}" pid="209" name="ZOTERO_BREF_YgyvkywuR7WB_4">
    <vt:lpwstr>son"}</vt:lpwstr>
  </property>
  <property fmtid="{D5CDD505-2E9C-101B-9397-08002B2CF9AE}" pid="210" name="ZOTERO_BREF_ZucfghFkkFAy_1">
    <vt:lpwstr>ZOTERO_ITEM CSL_CITATION {"citationID":"EI7UawE6","properties":{"unsorted":false,"formattedCitation":"[3]","plainCitation":"[3]","noteIndex":0},"citationItems":[{"id":51,"uris":["http://zotero.org/users/local/gdKyPx5P/items/KIS7NTCS"],"itemData":{"id":51,</vt:lpwstr>
  </property>
  <property fmtid="{D5CDD505-2E9C-101B-9397-08002B2CF9AE}" pid="211" name="ZOTERO_BREF_ZucfghFkkFAy_2">
    <vt:lpwstr>"type":"book","number-of-pages":"160","publisher":"Luniver Press","title":"Nature-Inspired Metaheuristic Algorithms","URL":"https://openlibrary.org/books/OL35708732M/Nature-Inspired_Metaheuristic_Algorithms","author":[{"family":"Yang","given":"Xin-She"}],</vt:lpwstr>
  </property>
  <property fmtid="{D5CDD505-2E9C-101B-9397-08002B2CF9AE}" pid="212" name="ZOTERO_BREF_ZucfghFkkFAy_3">
    <vt:lpwstr>"issued":{"date-parts":[["2010"]]}}}],"schema":"https://github.com/citation-style-language/schema/raw/master/csl-citation.json"}</vt:lpwstr>
  </property>
  <property fmtid="{D5CDD505-2E9C-101B-9397-08002B2CF9AE}" pid="213" name="ZOTERO_BREF_bF7wqf7ueejc_1">
    <vt:lpwstr>ZOTERO_ITEM CSL_CITATION {"citationID":"pNS4ZehP","properties":{"unsorted":false,"formattedCitation":"[1]","plainCitation":"[1]","noteIndex":0},"citationItems":[{"id":"2Ody79Bo/QvUxc714","uris":["http://zotero.org/users/local/h8ZoIbRx/items/Y337KMTR"],"it</vt:lpwstr>
  </property>
  <property fmtid="{D5CDD505-2E9C-101B-9397-08002B2CF9AE}" pid="214" name="ZOTERO_BREF_bF7wqf7ueejc_2">
    <vt:lpwstr>emData":{"id":"2Ody79Bo/QvUxc714","type":"article-journal","container-title":"The European Physical Journal C","DOI":"10.1140/epjc/s10052-022-11118-x","ISSN":"1434-6052","issue":"12","publisher":"Springer Science and Business Media LLC","title":"Metastabl</vt:lpwstr>
  </property>
  <property fmtid="{D5CDD505-2E9C-101B-9397-08002B2CF9AE}" pid="215" name="ZOTERO_BREF_bF7wqf7ueejc_3">
    <vt:lpwstr>e vacua from torsion and machine learning","URL":"http://dx.doi.org/10.1140/epjc/s10052-022-11118-x","volume":"82","author":[{"family":"Damian","given":"Cesar"},{"family":"Loaiza-Brito","given":"Oscar"}],"issued":{"date-parts":[["2022",12]]}}}],"schema":"</vt:lpwstr>
  </property>
  <property fmtid="{D5CDD505-2E9C-101B-9397-08002B2CF9AE}" pid="216" name="ZOTERO_BREF_bF7wqf7ueejc_4">
    <vt:lpwstr>https://github.com/citation-style-language/schema/raw/master/csl-citation.json"}</vt:lpwstr>
  </property>
  <property fmtid="{D5CDD505-2E9C-101B-9397-08002B2CF9AE}" pid="217" name="ZOTERO_BREF_bF7wqf7ueejc_5">
    <vt:lpwstr/>
  </property>
  <property fmtid="{D5CDD505-2E9C-101B-9397-08002B2CF9AE}" pid="218" name="ZOTERO_BREF_bF7wqf7ueejc_6">
    <vt:lpwstr/>
  </property>
  <property fmtid="{D5CDD505-2E9C-101B-9397-08002B2CF9AE}" pid="219" name="ZOTERO_BREF_bF7wqf7ueejc_7">
    <vt:lpwstr/>
  </property>
  <property fmtid="{D5CDD505-2E9C-101B-9397-08002B2CF9AE}" pid="220" name="ZOTERO_BREF_bUVH18OP3KC8_1">
    <vt:lpwstr/>
  </property>
  <property fmtid="{D5CDD505-2E9C-101B-9397-08002B2CF9AE}" pid="221" name="ZOTERO_BREF_bbvdEoHdnScb_1">
    <vt:lpwstr>ZOTERO_ITEM CSL_CITATION {"citationID":"bCW0Gpkp","properties":{"unsorted":false,"formattedCitation":"[10]","plainCitation":"[10]","noteIndex":0},"citationItems":[{"id":104,"uris":["http://zotero.org/users/local/gdKyPx5P/items/SU3S5VM8"],"itemData":{"id":</vt:lpwstr>
  </property>
  <property fmtid="{D5CDD505-2E9C-101B-9397-08002B2CF9AE}" pid="222" name="ZOTERO_BREF_bbvdEoHdnScb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223" name="ZOTERO_BREF_bbvdEoHdnScb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224" name="ZOTERO_BREF_bbvdEoHdnScb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225" name="ZOTERO_BREF_bbvdEoHdnScb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226" name="ZOTERO_BREF_bbvdEoHdnScb_6">
    <vt:lpwstr>:"Marquez-Salazar","given":"Brandon"},{"family":"Damian","given":"Cesar"},{"family":"Diaz-Pacheco","given":"Angel"}],"issued":{"date-parts":[["2026"]]}}}],"schema":"https://github.com/citation-style-language/schema/raw/master/csl-citation.json"}</vt:lpwstr>
  </property>
  <property fmtid="{D5CDD505-2E9C-101B-9397-08002B2CF9AE}" pid="227" name="ZOTERO_BREF_de1V37eRYxhR_1">
    <vt:lpwstr>ZOTERO_ITEM CSL_CITATION {"citationID":"3g5MX24m","properties":{"unsorted":false,"formattedCitation":"[2]","plainCitation":"[2]","noteIndex":0},"citationItems":[{"id":"kERBtyO1/8BZeUYWn","uris":["http://zotero.org/users/local/h8ZoIbRx/items/Y337KMTR"],"it</vt:lpwstr>
  </property>
  <property fmtid="{D5CDD505-2E9C-101B-9397-08002B2CF9AE}" pid="228" name="ZOTERO_BREF_de1V37eRYxhR_2">
    <vt:lpwstr>emData":{"id":"j2wGZVuv/QtflcmWw","type":"article-journal","container-title":"The European Physical Journal C","DOI":"10.1140/epjc/s10052-022-11118-x","ISSN":"1434-6052","issue":"12","publisher":"Springer Science and Business Media LLC","title":"Metastabl</vt:lpwstr>
  </property>
  <property fmtid="{D5CDD505-2E9C-101B-9397-08002B2CF9AE}" pid="229" name="ZOTERO_BREF_de1V37eRYxhR_3">
    <vt:lpwstr>e vacua from torsion and machine learning","URL":"http://dx.doi.org/10.1140/epjc/s10052-022-11118-x","volume":"82","author":[{"family":"Damian","given":"Cesar"},{"family":"Loaiza-Brito","given":"Oscar"}],"issued":{"date-parts":[["2022",12]]}}}],"schema":"</vt:lpwstr>
  </property>
  <property fmtid="{D5CDD505-2E9C-101B-9397-08002B2CF9AE}" pid="230" name="ZOTERO_BREF_de1V37eRYxhR_4">
    <vt:lpwstr>https://github.com/citation-style-language/schema/raw/master/csl-citation.json"}</vt:lpwstr>
  </property>
  <property fmtid="{D5CDD505-2E9C-101B-9397-08002B2CF9AE}" pid="231" name="ZOTERO_BREF_fdkg0vRs0JLj_1">
    <vt:lpwstr>ZOTERO_ITEM CSL_CITATION {"citationID":"RSyvyR9K","properties":{"unsorted":false,"formattedCitation":"[13]","plainCitation":"[13]","noteIndex":0},"citationItems":[{"id":99,"uris":["http://zotero.org/users/local/gdKyPx5P/items/J7RH4ZIY"],"itemData":{"id":9</vt:lpwstr>
  </property>
  <property fmtid="{D5CDD505-2E9C-101B-9397-08002B2CF9AE}" pid="232" name="ZOTERO_BREF_fdkg0vRs0JLj_2">
    <vt:lpwstr>9,"type":"article-journal","container-title":"Journal of High Energy Physics","DOI":"10.1007/jhep06(2013)109","ISSN":"1029-8479","issue":"6","publisher":"Springer Science and Business Media LLC","title":"Slow-roll inflation in non-geometric flux compactif</vt:lpwstr>
  </property>
  <property fmtid="{D5CDD505-2E9C-101B-9397-08002B2CF9AE}" pid="233" name="ZOTERO_BREF_fdkg0vRs0JLj_3">
    <vt:lpwstr>ication","URL":"http://dx.doi.org/10.1007/JHEP06(2013)109","volume":"2013","author":[{"family":"Damian","given":"Cesar"},{"family":"Díaz-Barrón","given":"Luis R."},{"family":"Loaiza-Brito","given":"Oscar"},{"family":"Sabido","given":"M."}],"issued":{"date</vt:lpwstr>
  </property>
  <property fmtid="{D5CDD505-2E9C-101B-9397-08002B2CF9AE}" pid="234" name="ZOTERO_BREF_fdkg0vRs0JLj_4">
    <vt:lpwstr>-parts":[["2013",6]]}}}],"schema":"https://github.com/citation-style-language/schema/raw/master/csl-citation.json"}</vt:lpwstr>
  </property>
  <property fmtid="{D5CDD505-2E9C-101B-9397-08002B2CF9AE}" pid="235" name="ZOTERO_BREF_fvKW2qEP5oyA_1">
    <vt:lpwstr/>
  </property>
  <property fmtid="{D5CDD505-2E9C-101B-9397-08002B2CF9AE}" pid="236" name="ZOTERO_BREF_gjtwKmK4tAkn_1">
    <vt:lpwstr>ZOTERO_ITEM CSL_CITATION {"citationID":"8vwKlsJ2","properties":{"unsorted":false,"formattedCitation":"[3]","plainCitation":"[3]","noteIndex":0},"citationItems":[{"id":51,"uris":["http://zotero.org/users/local/gdKyPx5P/items/KIS7NTCS"],"itemData":{"id":51,</vt:lpwstr>
  </property>
  <property fmtid="{D5CDD505-2E9C-101B-9397-08002B2CF9AE}" pid="237" name="ZOTERO_BREF_gjtwKmK4tAkn_2">
    <vt:lpwstr>"type":"book","number-of-pages":"160","publisher":"Luniver Press","title":"Nature-Inspired Metaheuristic Algorithms","URL":"https://openlibrary.org/books/OL35708732M/Nature-Inspired_Metaheuristic_Algorithms","author":[{"family":"Yang","given":"Xin-She"}],</vt:lpwstr>
  </property>
  <property fmtid="{D5CDD505-2E9C-101B-9397-08002B2CF9AE}" pid="238" name="ZOTERO_BREF_gjtwKmK4tAkn_3">
    <vt:lpwstr>"issued":{"date-parts":[["2010"]]}}}],"schema":"https://github.com/citation-style-language/schema/raw/master/csl-citation.json"}</vt:lpwstr>
  </property>
  <property fmtid="{D5CDD505-2E9C-101B-9397-08002B2CF9AE}" pid="239" name="ZOTERO_BREF_hqqNecC2IbBC_1">
    <vt:lpwstr>ZOTERO_ITEM CSL_CITATION {"citationID":"VutpoTIH","properties":{"unsorted":false,"formattedCitation":"[7]","plainCitation":"[7]","noteIndex":0},"citationItems":[{"id":101,"uris":["http://zotero.org/users/local/gdKyPx5P/items/XGWYER4H"],"itemData":{"id":10</vt:lpwstr>
  </property>
  <property fmtid="{D5CDD505-2E9C-101B-9397-08002B2CF9AE}" pid="240" name="ZOTERO_BREF_hqqNecC2IbBC_2">
    <vt:lpwstr>1,"type":"chapter","container-title":"Artificial Intelligence and Soft Computing – ICAISC 2006","DOI":"10.1007/11785231_48","ISBN":"978-3-540-35750-6","ISSN":"1611-3349","page":"450–459","publisher":"Springer Berlin Heidelberg","title":"Adaptive Inertia W</vt:lpwstr>
  </property>
  <property fmtid="{D5CDD505-2E9C-101B-9397-08002B2CF9AE}" pid="241" name="ZOTERO_BREF_hqqNecC2IbBC_3">
    <vt:lpwstr>eight Particle Swarm Optimization","URL":"http://dx.doi.org/10.1007/11785231_48","author":[{"family":"Qin","given":"Zheng"},{"family":"Yu","given":"Fan"},{"family":"Shi","given":"Zhewen"},{"family":"Wang","given":"Yu"}],"issued":{"date-parts":[["2006"]]}}</vt:lpwstr>
  </property>
  <property fmtid="{D5CDD505-2E9C-101B-9397-08002B2CF9AE}" pid="242" name="ZOTERO_BREF_hqqNecC2IbBC_4">
    <vt:lpwstr>}],"schema":"https://github.com/citation-style-language/schema/raw/master/csl-citation.json"}</vt:lpwstr>
  </property>
  <property fmtid="{D5CDD505-2E9C-101B-9397-08002B2CF9AE}" pid="243" name="ZOTERO_BREF_iAOgGHx8aX1f_1">
    <vt:lpwstr>ZOTERO_ITEM CSL_CITATION {"citationID":"G6t9gdLS","properties":{"unsorted":false,"formattedCitation":"[8]","plainCitation":"[8]","noteIndex":0},"citationItems":[{"id":99,"uris":["http://zotero.org/users/local/gdKyPx5P/items/J7RH4ZIY"],"itemData":{"id":99,</vt:lpwstr>
  </property>
  <property fmtid="{D5CDD505-2E9C-101B-9397-08002B2CF9AE}" pid="244" name="ZOTERO_BREF_iAOgGHx8aX1f_2">
    <vt:lpwstr>"type":"article-journal","container-title":"Journal of High Energy Physics","DOI":"10.1007/jhep06(2013)109","ISSN":"1029-8479","issue":"6","publisher":"Springer Science and Business Media LLC","title":"Slow-roll inflation in non-geometric flux compactific</vt:lpwstr>
  </property>
  <property fmtid="{D5CDD505-2E9C-101B-9397-08002B2CF9AE}" pid="245" name="ZOTERO_BREF_iAOgGHx8aX1f_3">
    <vt:lpwstr>ation","URL":"http://dx.doi.org/10.1007/JHEP06(2013)109","volume":"2013","author":[{"family":"Damian","given":"Cesar"},{"family":"Díaz-Barrón","given":"Luis R."},{"family":"Loaiza-Brito","given":"Oscar"},{"family":"Sabido","given":"M."}],"issued":{"date-p</vt:lpwstr>
  </property>
  <property fmtid="{D5CDD505-2E9C-101B-9397-08002B2CF9AE}" pid="246" name="ZOTERO_BREF_iAOgGHx8aX1f_4">
    <vt:lpwstr>arts":[["2013",6]]}}}],"schema":"https://github.com/citation-style-language/schema/raw/master/csl-citation.json"}</vt:lpwstr>
  </property>
  <property fmtid="{D5CDD505-2E9C-101B-9397-08002B2CF9AE}" pid="247" name="ZOTERO_BREF_iUSsVmFd8EC2_1">
    <vt:lpwstr>ZOTERO_ITEM CSL_CITATION {"citationID":"Jg3wKp4R","properties":{"unsorted":false,"formattedCitation":"[12]","plainCitation":"[12]","noteIndex":0},"citationItems":[{"id":101,"uris":["http://zotero.org/users/local/gdKyPx5P/items/XGWYER4H"],"itemData":{"id":</vt:lpwstr>
  </property>
  <property fmtid="{D5CDD505-2E9C-101B-9397-08002B2CF9AE}" pid="248" name="ZOTERO_BREF_iUSsVmFd8EC2_2">
    <vt:lpwstr>101,"type":"chapter","container-title":"Artificial Intelligence and Soft Computing – ICAISC 2006","DOI":"10.1007/11785231_48","ISBN":"978-3-540-35750-6","ISSN":"1611-3349","page":"450–459","publisher":"Springer Berlin Heidelberg","title":"Adaptive Inertia</vt:lpwstr>
  </property>
  <property fmtid="{D5CDD505-2E9C-101B-9397-08002B2CF9AE}" pid="249" name="ZOTERO_BREF_iUSsVmFd8EC2_3">
    <vt:lpwstr> Weight Particle Swarm Optimization","URL":"http://dx.doi.org/10.1007/11785231_48","author":[{"family":"Qin","given":"Zheng"},{"family":"Yu","given":"Fan"},{"family":"Shi","given":"Zhewen"},{"family":"Wang","given":"Yu"}],"issued":{"date-parts":[["2006"]]</vt:lpwstr>
  </property>
  <property fmtid="{D5CDD505-2E9C-101B-9397-08002B2CF9AE}" pid="250" name="ZOTERO_BREF_iUSsVmFd8EC2_4">
    <vt:lpwstr>}}}],"schema":"https://github.com/citation-style-language/schema/raw/master/csl-citation.json"}</vt:lpwstr>
  </property>
  <property fmtid="{D5CDD505-2E9C-101B-9397-08002B2CF9AE}" pid="251" name="ZOTERO_BREF_j3Nap6tS6Xok_1">
    <vt:lpwstr/>
  </property>
  <property fmtid="{D5CDD505-2E9C-101B-9397-08002B2CF9AE}" pid="252" name="ZOTERO_BREF_j6HJCEhJvA4B_1">
    <vt:lpwstr>ZOTERO_ITEM CSL_CITATION {"citationID":"azTBEbH6","properties":{"unsorted":false,"formattedCitation":"[10]","plainCitation":"[10]","noteIndex":0},"citationItems":[{"id":104,"uris":["http://zotero.org/users/local/gdKyPx5P/items/SU3S5VM8"],"itemData":{"id":</vt:lpwstr>
  </property>
  <property fmtid="{D5CDD505-2E9C-101B-9397-08002B2CF9AE}" pid="253" name="ZOTERO_BREF_j6HJCEhJvA4B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254" name="ZOTERO_BREF_j6HJCEhJvA4B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255" name="ZOTERO_BREF_j6HJCEhJvA4B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256" name="ZOTERO_BREF_j6HJCEhJvA4B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257" name="ZOTERO_BREF_j6HJCEhJvA4B_6">
    <vt:lpwstr>:"Marquez-Salazar","given":"Brandon"},{"family":"Damian","given":"Cesar"},{"family":"Diaz-Pacheco","given":"Angel"}],"issued":{"date-parts":[["2026"]]}}}],"schema":"https://github.com/citation-style-language/schema/raw/master/csl-citation.json"}</vt:lpwstr>
  </property>
  <property fmtid="{D5CDD505-2E9C-101B-9397-08002B2CF9AE}" pid="258" name="ZOTERO_BREF_kDDN8IBFn3lH_1">
    <vt:lpwstr>ZOTERO_ITEM CSL_CITATION {"citationID":"hmYtVDBM","properties":{"unsorted":false,"formattedCitation":"[1], [2], [3], [4], [5]","plainCitation":"[1], [2], [3], [4], [5]","noteIndex":0},"citationItems":[{"id":63,"uris":["http://zotero.org/users/local/gdKyPx</vt:lpwstr>
  </property>
  <property fmtid="{D5CDD505-2E9C-101B-9397-08002B2CF9AE}" pid="259" name="ZOTERO_BREF_kDDN8IBFn3lH_10">
    <vt:lpwstr>s Media LLC","title":"Machine Learning gravity compactifications on negatively curved manifolds","URL":"http://dx.doi.org/10.1007/JHEP09(2025)090","volume":"2025","author":[{"family":"De Luca","given":"G. Bruno"}],"issued":{"date-parts":[["2025",9]]}}},{"</vt:lpwstr>
  </property>
  <property fmtid="{D5CDD505-2E9C-101B-9397-08002B2CF9AE}" pid="260" name="ZOTERO_BREF_kDDN8IBFn3lH_11">
    <vt:lpwstr>id":68,"uris":["http://zotero.org/users/local/gdKyPx5P/items/WBJ4NQKI"],"itemData":{"id":68,"type":"article-journal","container-title":"Physics Letters B","DOI":"10.1016/j.physletb.2025.139365","ISSN":"0370-2693","page":"139365","publisher":"Elsevier BV",</vt:lpwstr>
  </property>
  <property fmtid="{D5CDD505-2E9C-101B-9397-08002B2CF9AE}" pid="261" name="ZOTERO_BREF_kDDN8IBFn3lH_12">
    <vt:lpwstr>"title":"Metaheuristic generation of brane tilings","volume":"862","author":[{"family":"He","given":"Yang-Hui"},{"family":"Jejjala","given":"Vishnu"},{"family":"Silva","given":"Tomás S.R."}],"issued":{"date-parts":[["2025",3]]}}}],"schema":"https://github</vt:lpwstr>
  </property>
  <property fmtid="{D5CDD505-2E9C-101B-9397-08002B2CF9AE}" pid="262" name="ZOTERO_BREF_kDDN8IBFn3lH_13">
    <vt:lpwstr>.com/citation-style-language/schema/raw/master/csl-citation.json"}</vt:lpwstr>
  </property>
  <property fmtid="{D5CDD505-2E9C-101B-9397-08002B2CF9AE}" pid="263" name="ZOTERO_BREF_kDDN8IBFn3lH_2">
    <vt:lpwstr>5P/items/MP3H8NB2"],"itemData":{"id":63,"type":"article-journal","container-title":"The European Physical Journal C","DOI":"10.1140/epjc/s10052-020-8332-9","ISSN":"1434-6052","issue":"8","publisher":"Springer Science and Business Media LLC","title":"Testi</vt:lpwstr>
  </property>
  <property fmtid="{D5CDD505-2E9C-101B-9397-08002B2CF9AE}" pid="264" name="ZOTERO_BREF_kDDN8IBFn3lH_3">
    <vt:lpwstr>ng swampland conjectures with machine learning","URL":"http://dx.doi.org/10.1140/epjc/s10052-020-8332-9","volume":"80","author":[{"family":"Bizet","given":"Nana Cabo"},{"family":"Damian","given":"Cesar"},{"family":"Loaiza-Brito","given":"Oscar"},{"family"</vt:lpwstr>
  </property>
  <property fmtid="{D5CDD505-2E9C-101B-9397-08002B2CF9AE}" pid="265" name="ZOTERO_BREF_kDDN8IBFn3lH_4">
    <vt:lpwstr>:"Mayorga Peña","given":"Damián Kaloni"},{"family":"Montañez-Barrera","given":"J. A."}],"issued":{"date-parts":[["2020",8]]}}},{"id":"mdmz9bhh/2Llt6Xfh","uris":["http://zotero.org/users/local/h8ZoIbRx/items/Y337KMTR"],"itemData":{"id":"j2wGZVuv/QtflcmWw",</vt:lpwstr>
  </property>
  <property fmtid="{D5CDD505-2E9C-101B-9397-08002B2CF9AE}" pid="266" name="ZOTERO_BREF_kDDN8IBFn3lH_5">
    <vt:lpwstr>"type":"article-journal","container-title":"The European Physical Journal C","DOI":"10.1140/epjc/s10052-022-11118-x","ISSN":"1434-6052","issue":"12","publisher":"Springer Science and Business Media LLC","title":"Metastable vacua from torsion and machine l</vt:lpwstr>
  </property>
  <property fmtid="{D5CDD505-2E9C-101B-9397-08002B2CF9AE}" pid="267" name="ZOTERO_BREF_kDDN8IBFn3lH_6">
    <vt:lpwstr>earning","URL":"http://dx.doi.org/10.1140/epjc/s10052-022-11118-x","volume":"82","author":[{"family":"Damian","given":"Cesar"},{"family":"Loaiza-Brito","given":"Oscar"}],"issued":{"date-parts":[["2022",12]]}}},{"id":65,"uris":["http://zotero.org/users/loc</vt:lpwstr>
  </property>
  <property fmtid="{D5CDD505-2E9C-101B-9397-08002B2CF9AE}" pid="268" name="ZOTERO_BREF_kDDN8IBFn3lH_7">
    <vt:lpwstr>al/gdKyPx5P/items/TM8QUF42"],"itemData":{"id":65,"type":"article-journal","container-title":"Physical Review D","DOI":"10.1103/physrevd.105.046017","ISSN":"2470-0029","issue":"4","publisher":"American Physical Society (APS)","title":"Applying machine lear</vt:lpwstr>
  </property>
  <property fmtid="{D5CDD505-2E9C-101B-9397-08002B2CF9AE}" pid="269" name="ZOTERO_BREF_kDDN8IBFn3lH_8">
    <vt:lpwstr>ning to the Calabi-Yau orientifolds with string vacua","URL":"http://dx.doi.org/10.1103/PhysRevD.105.046017","volume":"105","author":[{"family":"Gao","given":"Xin"},{"family":"Zou","given":"Hao"}],"issued":{"date-parts":[["2022",2]]}}},{"id":66,"uris":["h</vt:lpwstr>
  </property>
  <property fmtid="{D5CDD505-2E9C-101B-9397-08002B2CF9AE}" pid="270" name="ZOTERO_BREF_kDDN8IBFn3lH_9">
    <vt:lpwstr>ttp://zotero.org/users/local/gdKyPx5P/items/62DYAZR9"],"itemData":{"id":66,"type":"article-journal","container-title":"Journal of High Energy Physics","DOI":"10.1007/jhep09(2025)090","ISSN":"1029-8479","issue":"9","publisher":"Springer Science and Busines</vt:lpwstr>
  </property>
  <property fmtid="{D5CDD505-2E9C-101B-9397-08002B2CF9AE}" pid="271" name="ZOTERO_BREF_ktDgnizVecQK_1">
    <vt:lpwstr>ZOTERO_ITEM CSL_CITATION {"citationID":"432VTh9B","properties":{"unsorted":false,"formattedCitation":"[2]","plainCitation":"[2]","noteIndex":0},"citationItems":[{"id":"j2wGZVuv/QtflcmWw","uris":["http://zotero.org/users/local/h8ZoIbRx/items/Y337KMTR"],"it</vt:lpwstr>
  </property>
  <property fmtid="{D5CDD505-2E9C-101B-9397-08002B2CF9AE}" pid="272" name="ZOTERO_BREF_ktDgnizVecQK_2">
    <vt:lpwstr>emData":{"id":31,"type":"article-journal","container-title":"The European Physical Journal C","DOI":"10.1140/epjc/s10052-022-11118-x","ISSN":"1434-6052","issue":"12","publisher":"Springer Science and Business Media LLC","title":"Metastable vacua from tors</vt:lpwstr>
  </property>
  <property fmtid="{D5CDD505-2E9C-101B-9397-08002B2CF9AE}" pid="273" name="ZOTERO_BREF_ktDgnizVecQK_3">
    <vt:lpwstr>ion and machine learning","URL":"http://dx.doi.org/10.1140/epjc/s10052-022-11118-x","volume":"82","author":[{"family":"Damian","given":"Cesar"},{"family":"Loaiza-Brito","given":"Oscar"}],"issued":{"date-parts":[["2022",12]]}}}],"schema":"https://github.co</vt:lpwstr>
  </property>
  <property fmtid="{D5CDD505-2E9C-101B-9397-08002B2CF9AE}" pid="274" name="ZOTERO_BREF_ktDgnizVecQK_4">
    <vt:lpwstr>m/citation-style-language/schema/raw/master/csl-citation.json"}</vt:lpwstr>
  </property>
  <property fmtid="{D5CDD505-2E9C-101B-9397-08002B2CF9AE}" pid="275" name="ZOTERO_BREF_lAKRntSKrWtU_1">
    <vt:lpwstr>ZOTERO_ITEM CSL_CITATION {"citationID":"2jDuJqcJ","properties":{"unsorted":false,"formattedCitation":"[12]","plainCitation":"[12]","noteIndex":0},"citationItems":[{"id":99,"uris":["http://zotero.org/users/local/gdKyPx5P/items/J7RH4ZIY"],"itemData":{"id":9</vt:lpwstr>
  </property>
  <property fmtid="{D5CDD505-2E9C-101B-9397-08002B2CF9AE}" pid="276" name="ZOTERO_BREF_lAKRntSKrWtU_2">
    <vt:lpwstr>9,"type":"article-journal","container-title":"Journal of High Energy Physics","DOI":"10.1007/jhep06(2013)109","ISSN":"1029-8479","issue":"6","publisher":"Springer Science and Business Media LLC","title":"Slow-roll inflation in non-geometric flux compactif</vt:lpwstr>
  </property>
  <property fmtid="{D5CDD505-2E9C-101B-9397-08002B2CF9AE}" pid="277" name="ZOTERO_BREF_lAKRntSKrWtU_3">
    <vt:lpwstr>ication","URL":"http://dx.doi.org/10.1007/JHEP06(2013)109","volume":"2013","author":[{"family":"Damian","given":"Cesar"},{"family":"Díaz-Barrón","given":"Luis R."},{"family":"Loaiza-Brito","given":"Oscar"},{"family":"Sabido","given":"M."}],"issued":{"date</vt:lpwstr>
  </property>
  <property fmtid="{D5CDD505-2E9C-101B-9397-08002B2CF9AE}" pid="278" name="ZOTERO_BREF_lAKRntSKrWtU_4">
    <vt:lpwstr>-parts":[["2013",6]]}}}],"schema":"https://github.com/citation-style-language/schema/raw/master/csl-citation.json"}</vt:lpwstr>
  </property>
  <property fmtid="{D5CDD505-2E9C-101B-9397-08002B2CF9AE}" pid="279" name="ZOTERO_BREF_likrLZmSa5dJ_1">
    <vt:lpwstr>ZOTERO_ITEM CSL_CITATION {"citationID":"s75I1rB8","properties":{"unsorted":false,"formattedCitation":"[6]","plainCitation":"[6]","noteIndex":0},"citationItems":[{"id":106,"uris":["http://zotero.org/users/local/gdKyPx5P/items/5XJDVKLS"],"itemData":{"id":10</vt:lpwstr>
  </property>
  <property fmtid="{D5CDD505-2E9C-101B-9397-08002B2CF9AE}" pid="280" name="ZOTERO_BREF_likrLZmSa5dJ_2">
    <vt:lpwstr>6,"type":"article-journal","container-title":"Journal of Economic Theory","DOI":"10.1006/jeth.1999.2541","ISSN":"0022-0531","issue":"2","page":"313–355","publisher":"Elsevier BV","title":"Explaining All Three-Alternative Voting Outcomes","volume":"87","au</vt:lpwstr>
  </property>
  <property fmtid="{D5CDD505-2E9C-101B-9397-08002B2CF9AE}" pid="281" name="ZOTERO_BREF_likrLZmSa5dJ_3">
    <vt:lpwstr>thor":[{"family":"Saari","given":"Donald G."}],"issued":{"date-parts":[["1999",8]]}}}],"schema":"https://github.com/citation-style-language/schema/raw/master/csl-citation.json"}</vt:lpwstr>
  </property>
  <property fmtid="{D5CDD505-2E9C-101B-9397-08002B2CF9AE}" pid="282" name="ZOTERO_BREF_oH1XPAaovPWa_1">
    <vt:lpwstr>ZOTERO_ITEM CSL_CITATION {"citationID":"koz0oLhn","properties":{"unsorted":false,"formattedCitation":"[9]","plainCitation":"[9]","noteIndex":0},"citationItems":[{"id":98,"uris":["http://zotero.org/users/local/gdKyPx5P/items/WBY5UGJU"],"itemData":{"id":98,</vt:lpwstr>
  </property>
  <property fmtid="{D5CDD505-2E9C-101B-9397-08002B2CF9AE}" pid="283" name="ZOTERO_BREF_oH1XPAaovPWa_2">
    <vt:lpwstr>"type":"article-journal","container-title":"Physical Review D","DOI":"10.1103/physrevd.88.046008","ISSN":"1550-2368","issue":"4","publisher":"American Physical Society (APS)","title":"More stable de Sitter vacua from 𝓢-dual nongeometric fluxes","URL":"ht</vt:lpwstr>
  </property>
  <property fmtid="{D5CDD505-2E9C-101B-9397-08002B2CF9AE}" pid="284" name="ZOTERO_BREF_oH1XPAaovPWa_3">
    <vt:lpwstr>tp://dx.doi.org/10.1103/PhysRevD.88.046008","volume":"88","author":[{"family":"Damian","given":"Cesar"},{"family":"Loaiza-Brito","given":"Oscar"}],"issued":{"date-parts":[["2013",8]]}}}],"schema":"https://github.com/citation-style-language/schema/raw/mast</vt:lpwstr>
  </property>
  <property fmtid="{D5CDD505-2E9C-101B-9397-08002B2CF9AE}" pid="285" name="ZOTERO_BREF_oH1XPAaovPWa_4">
    <vt:lpwstr>er/csl-citation.json"}</vt:lpwstr>
  </property>
  <property fmtid="{D5CDD505-2E9C-101B-9397-08002B2CF9AE}" pid="286" name="ZOTERO_BREF_oXuwoDUyVwVr_1">
    <vt:lpwstr>ZOTERO_ITEM CSL_CITATION {"citationID":"1uervgKk","properties":{"unsorted":false,"formattedCitation":"[8], [9], [10]","plainCitation":"[8], [9], [10]","noteIndex":0},"citationItems":[{"id":87,"uris":["http://zotero.org/users/local/gdKyPx5P/items/VCFJMZEQ"</vt:lpwstr>
  </property>
  <property fmtid="{D5CDD505-2E9C-101B-9397-08002B2CF9AE}" pid="287" name="ZOTERO_BREF_oXuwoDUyVwVr_10">
    <vt:lpwstr>2021"]]}}}],"schema":"https://github.com/citation-style-language/schema/raw/master/csl-citation.json"}</vt:lpwstr>
  </property>
  <property fmtid="{D5CDD505-2E9C-101B-9397-08002B2CF9AE}" pid="288" name="ZOTERO_BREF_oXuwoDUyVwVr_2">
    <vt:lpwstr>],"itemData":{"id":87,"type":"article-journal","container-title":"Scientific American","DOI":"10.1038/scientificamerican0792-66","ISSN":"0036-8733","issue":"1","note":"ISBN: 9780262275552","page":"66–72","publisher":"Springer Science and Business Media LL</vt:lpwstr>
  </property>
  <property fmtid="{D5CDD505-2E9C-101B-9397-08002B2CF9AE}" pid="289" name="ZOTERO_BREF_oXuwoDUyVwVr_3">
    <vt:lpwstr>C","title":"Genetic Algorithms","volume":"267","author":[{"family":"Holland","given":"John H."}],"issued":{"date-parts":[["1992",7]]}}},{"id":67,"uris":["http://zotero.org/users/local/gdKyPx5P/items/T9LHIGYB"],"itemData":{"id":67,"type":"article-journal",</vt:lpwstr>
  </property>
  <property fmtid="{D5CDD505-2E9C-101B-9397-08002B2CF9AE}" pid="290" name="ZOTERO_BREF_oXuwoDUyVwVr_4">
    <vt:lpwstr>"container-title":"Journal of High Energy Physics","DOI":"10.1007/jhep08(2014)010","ISSN":"1029-8479","issue":"8","publisher":"Springer Science and Business Media LLC","title":"Genetic algorithms and the search for viable string vacua","URL":"http://dx.do</vt:lpwstr>
  </property>
  <property fmtid="{D5CDD505-2E9C-101B-9397-08002B2CF9AE}" pid="291" name="ZOTERO_BREF_oXuwoDUyVwVr_5">
    <vt:lpwstr>i.org/10.1007/JHEP08(2014)010","volume":"2014","author":[{"family":"Abel","given":"Steven"},{"family":"Rizos","given":"John"}],"issued":{"date-parts":[["2014",8]]}}},{"id":55,"uris":["http://zotero.org/users/local/gdKyPx5P/items/4A5R87RL"],"itemData":{"id</vt:lpwstr>
  </property>
  <property fmtid="{D5CDD505-2E9C-101B-9397-08002B2CF9AE}" pid="292" name="ZOTERO_BREF_oXuwoDUyVwVr_6">
    <vt:lpwstr>":55,"type":"manuscript","abstract":"Identifying string theory vacua with desired physical properties at low energies requires searching through high-dimensional solution spaces - collectively referred to as the string landscape. We highlight that this se</vt:lpwstr>
  </property>
  <property fmtid="{D5CDD505-2E9C-101B-9397-08002B2CF9AE}" pid="293" name="ZOTERO_BREF_oXuwoDUyVwVr_7">
    <vt:lpwstr>arch problem is amenable to reinforcement learning and genetic algorithms. In the context of flux vacua, we are able to reveal novel features (suggesting previously unidentified symmetries) in the string theory solutions required for properties such as th</vt:lpwstr>
  </property>
  <property fmtid="{D5CDD505-2E9C-101B-9397-08002B2CF9AE}" pid="294" name="ZOTERO_BREF_oXuwoDUyVwVr_8">
    <vt:lpwstr>e string coupling. In order to identify these features robustly, we combine results from both search methods, which we argue is imperative for reducing sampling bias.","note":"_eprint: http://arxiv.org/abs/2111.11466v1","title":"Probing the Structure of S</vt:lpwstr>
  </property>
  <property fmtid="{D5CDD505-2E9C-101B-9397-08002B2CF9AE}" pid="295" name="ZOTERO_BREF_oXuwoDUyVwVr_9">
    <vt:lpwstr>tring Theory Vacua with Genetic Algorithms and Reinforcement Learning","author":[{"family":"Cole","given":"Alex"},{"family":"Krippendorf","given":"Sven"},{"family":"Schachner","given":"Andreas"},{"family":"Shiu","given":"Gary"}],"issued":{"date-parts":[["</vt:lpwstr>
  </property>
  <property fmtid="{D5CDD505-2E9C-101B-9397-08002B2CF9AE}" pid="296" name="ZOTERO_BREF_rAij3BtLYsaM_1">
    <vt:lpwstr>ZOTERO_ITEM CSL_CITATION {"citationID":"4gGjmccx","properties":{"unsorted":false,"formattedCitation":"[13]","plainCitation":"[13]","noteIndex":0},"citationItems":[{"id":100,"uris":["http://zotero.org/users/local/gdKyPx5P/items/WIZKSQ7K"],"itemData":{"id":</vt:lpwstr>
  </property>
  <property fmtid="{D5CDD505-2E9C-101B-9397-08002B2CF9AE}" pid="297" name="ZOTERO_BREF_rAij3BtLYsaM_2">
    <vt:lpwstr>100,"type":"article-journal","container-title":"Ecological Informatics","DOI":"10.1016/j.ecoinf.2006.07.003","ISSN":"1574-9541","issue":"4","page":"355–366","publisher":"Elsevier BV","title":"A novel numerical optimization algorithm inspired from weed col</vt:lpwstr>
  </property>
  <property fmtid="{D5CDD505-2E9C-101B-9397-08002B2CF9AE}" pid="298" name="ZOTERO_BREF_rAij3BtLYsaM_3">
    <vt:lpwstr>onization","volume":"1","author":[{"family":"Mehrabian","given":"A.R."},{"family":"Lucas","given":"C."}],"issued":{"date-parts":[["2006",12]]}}}],"schema":"https://github.com/citation-style-language/schema/raw/master/csl-citation.json"}</vt:lpwstr>
  </property>
  <property fmtid="{D5CDD505-2E9C-101B-9397-08002B2CF9AE}" pid="299" name="ZOTERO_BREF_rdAdfV2XsaiU_1">
    <vt:lpwstr>ZOTERO_ITEM CSL_CITATION {"citationID":"VwsCgcH5","properties":{"unsorted":false,"formattedCitation":"[1], [2]","plainCitation":"[1], [2]","noteIndex":0},"citationItems":[{"id":31,"uris":["http://zotero.org/users/local/h8ZoIbRx/items/Y337KMTR"],"itemData"</vt:lpwstr>
  </property>
  <property fmtid="{D5CDD505-2E9C-101B-9397-08002B2CF9AE}" pid="300" name="ZOTERO_BREF_rdAdfV2XsaiU_2">
    <vt:lpwstr>:{"id":31,"type":"article-journal","container-title":"The European Physical Journal C","DOI":"10.1140/epjc/s10052-022-11118-x","ISSN":"1434-6052","issue":"12","publisher":"Springer Science and Business Media LLC","title":"Metastable vacua from torsion and</vt:lpwstr>
  </property>
  <property fmtid="{D5CDD505-2E9C-101B-9397-08002B2CF9AE}" pid="301" name="ZOTERO_BREF_rdAdfV2XsaiU_3">
    <vt:lpwstr> machine learning","URL":"http://dx.doi.org/10.1140/epjc/s10052-022-11118-x","volume":"82","author":[{"family":"Damian","given":"Cesar"},{"family":"Loaiza-Brito","given":"Oscar"}],"issued":{"date-parts":[["2022",12]]}}},{"id":"OVhkMwAQ/469PIDNw","uris":["</vt:lpwstr>
  </property>
  <property fmtid="{D5CDD505-2E9C-101B-9397-08002B2CF9AE}" pid="302" name="ZOTERO_BREF_rdAdfV2XsaiU_4">
    <vt:lpwstr>http://zotero.org/users/local/gdKyPx5P/items/MP3H8NB2"],"itemData":{"id":63,"type":"article-journal","container-title":"The European Physical Journal C","DOI":"10.1140/epjc/s10052-020-8332-9","ISSN":"1434-6052","issue":"8","publisher":"Springer Science an</vt:lpwstr>
  </property>
  <property fmtid="{D5CDD505-2E9C-101B-9397-08002B2CF9AE}" pid="303" name="ZOTERO_BREF_rdAdfV2XsaiU_5">
    <vt:lpwstr>d Business Media LLC","title":"Testing swampland conjectures with machine learning","URL":"http://dx.doi.org/10.1140/epjc/s10052-020-8332-9","volume":"80","author":[{"family":"Bizet","given":"Nana Cabo"},{"family":"Damian","given":"Cesar"},{"family":"Loai</vt:lpwstr>
  </property>
  <property fmtid="{D5CDD505-2E9C-101B-9397-08002B2CF9AE}" pid="304" name="ZOTERO_BREF_rdAdfV2XsaiU_6">
    <vt:lpwstr>za-Brito","given":"Oscar"},{"family":"Mayorga Peña","given":"Damián Kaloni"},{"family":"Montañez-Barrera","given":"J. A."}],"issued":{"date-parts":[["2020",8]]}}}],"schema":"https://github.com/citation-style-language/schema/raw/master/csl-citation.json"}</vt:lpwstr>
  </property>
  <property fmtid="{D5CDD505-2E9C-101B-9397-08002B2CF9AE}" pid="305" name="ZOTERO_BREF_rj8GF7D9xCnp_1">
    <vt:lpwstr>ZOTERO_BIBL {"uncited":[],"omitted":[],"custom":[]} CSL_BIBLIOGRAPHY</vt:lpwstr>
  </property>
  <property fmtid="{D5CDD505-2E9C-101B-9397-08002B2CF9AE}" pid="306" name="ZOTERO_BREF_u4U7SKRSH61w_1">
    <vt:lpwstr>ZOTERO_ITEM CSL_CITATION {"citationID":"HGsetEvB","properties":{"unsorted":false,"formattedCitation":"[2]","plainCitation":"[2]","noteIndex":0},"citationItems":[{"id":"j2wGZVuv/QtflcmWw","uris":["http://zotero.org/users/local/h8ZoIbRx/items/Y337KMTR"],"it</vt:lpwstr>
  </property>
  <property fmtid="{D5CDD505-2E9C-101B-9397-08002B2CF9AE}" pid="307" name="ZOTERO_BREF_u4U7SKRSH61w_2">
    <vt:lpwstr>emData":{"id":31,"type":"article-journal","container-title":"The European Physical Journal C","DOI":"10.1140/epjc/s10052-022-11118-x","ISSN":"1434-6052","issue":"12","publisher":"Springer Science and Business Media LLC","title":"Metastable vacua from tors</vt:lpwstr>
  </property>
  <property fmtid="{D5CDD505-2E9C-101B-9397-08002B2CF9AE}" pid="308" name="ZOTERO_BREF_u4U7SKRSH61w_3">
    <vt:lpwstr>ion and machine learning","URL":"http://dx.doi.org/10.1140/epjc/s10052-022-11118-x","volume":"82","author":[{"family":"Damian","given":"Cesar"},{"family":"Loaiza-Brito","given":"Oscar"}],"issued":{"date-parts":[["2022",12]]}}}],"schema":"https://github.co</vt:lpwstr>
  </property>
  <property fmtid="{D5CDD505-2E9C-101B-9397-08002B2CF9AE}" pid="309" name="ZOTERO_BREF_u4U7SKRSH61w_4">
    <vt:lpwstr>m/citation-style-language/schema/raw/master/csl-citation.json"}</vt:lpwstr>
  </property>
  <property fmtid="{D5CDD505-2E9C-101B-9397-08002B2CF9AE}" pid="310" name="ZOTERO_BREF_uaoSz4VP7BEZ_1">
    <vt:lpwstr>ZOTERO_ITEM CSL_CITATION {"citationID":"AUSgjHZS","properties":{"unsorted":false,"formattedCitation":"[15]","plainCitation":"[15]","noteIndex":0},"citationItems":[{"id":100,"uris":["http://zotero.org/users/local/gdKyPx5P/items/WIZKSQ7K"],"itemData":{"id":</vt:lpwstr>
  </property>
  <property fmtid="{D5CDD505-2E9C-101B-9397-08002B2CF9AE}" pid="311" name="ZOTERO_BREF_uaoSz4VP7BEZ_2">
    <vt:lpwstr>100,"type":"article-journal","container-title":"Ecological Informatics","DOI":"10.1016/j.ecoinf.2006.07.003","ISSN":"1574-9541","issue":"4","page":"355–366","publisher":"Elsevier BV","title":"A novel numerical optimization algorithm inspired from weed col</vt:lpwstr>
  </property>
  <property fmtid="{D5CDD505-2E9C-101B-9397-08002B2CF9AE}" pid="312" name="ZOTERO_BREF_uaoSz4VP7BEZ_3">
    <vt:lpwstr>onization","volume":"1","author":[{"family":"Mehrabian","given":"A.R."},{"family":"Lucas","given":"C."}],"issued":{"date-parts":[["2006",12]]}}}],"schema":"https://github.com/citation-style-language/schema/raw/master/csl-citation.json"}</vt:lpwstr>
  </property>
  <property fmtid="{D5CDD505-2E9C-101B-9397-08002B2CF9AE}" pid="313" name="ZOTERO_BREF_xP0mVYvUU8c2_1">
    <vt:lpwstr>ZOTERO_ITEM CSL_CITATION {"citationID":"X1WysBzO","properties":{"unsorted":false,"formattedCitation":"[1]","plainCitation":"[1]","noteIndex":0},"citationItems":[{"id":"2Ody79Bo/QvUxc714","uris":["http://zotero.org/users/local/h8ZoIbRx/items/Y337KMTR"],"it</vt:lpwstr>
  </property>
  <property fmtid="{D5CDD505-2E9C-101B-9397-08002B2CF9AE}" pid="314" name="ZOTERO_BREF_xP0mVYvUU8c2_2">
    <vt:lpwstr>emData":{"id":"2Ody79Bo/QvUxc714","type":"article-journal","container-title":"The European Physical Journal C","DOI":"10.1140/epjc/s10052-022-11118-x","ISSN":"1434-6052","issue":"12","publisher":"Springer Science and Business Media LLC","title":"Metastabl</vt:lpwstr>
  </property>
  <property fmtid="{D5CDD505-2E9C-101B-9397-08002B2CF9AE}" pid="315" name="ZOTERO_BREF_xP0mVYvUU8c2_3">
    <vt:lpwstr>e vacua from torsion and machine learning","URL":"http://dx.doi.org/10.1140/epjc/s10052-022-11118-x","volume":"82","author":[{"family":"Damian","given":"Cesar"},{"family":"Loaiza-Brito","given":"Oscar"}],"issued":{"date-parts":[["2022",12]]}}}],"schema":"</vt:lpwstr>
  </property>
  <property fmtid="{D5CDD505-2E9C-101B-9397-08002B2CF9AE}" pid="316" name="ZOTERO_BREF_xP0mVYvUU8c2_4">
    <vt:lpwstr>https://github.com/citation-style-language/schema/raw/master/csl-citation.json"}</vt:lpwstr>
  </property>
  <property fmtid="{D5CDD505-2E9C-101B-9397-08002B2CF9AE}" pid="317" name="ZOTERO_BREF_xwsjnHefZLiv_1">
    <vt:lpwstr>ZOTERO_ITEM CSL_CITATION {"citationID":"pdbZheN6","properties":{"unsorted":false,"formattedCitation":"[1], [2]","plainCitation":"[1], [2]","noteIndex":0},"citationItems":[{"id":63,"uris":["http://zotero.org/users/local/gdKyPx5P/items/MP3H8NB2"],"itemData"</vt:lpwstr>
  </property>
  <property fmtid="{D5CDD505-2E9C-101B-9397-08002B2CF9AE}" pid="318" name="ZOTERO_BREF_xwsjnHefZLiv_2">
    <vt:lpwstr>:{"id":63,"type":"article-journal","container-title":"The European Physical Journal C","DOI":"10.1140/epjc/s10052-020-8332-9","ISSN":"1434-6052","issue":"8","publisher":"Springer Science and Business Media LLC","title":"Testing swampland conjectures with </vt:lpwstr>
  </property>
  <property fmtid="{D5CDD505-2E9C-101B-9397-08002B2CF9AE}" pid="319" name="ZOTERO_BREF_xwsjnHefZLiv_3">
    <vt:lpwstr>machine learning","URL":"http://dx.doi.org/10.1140/epjc/s10052-020-8332-9","volume":"80","author":[{"family":"Bizet","given":"Nana Cabo"},{"family":"Damian","given":"Cesar"},{"family":"Loaiza-Brito","given":"Oscar"},{"family":"Mayorga Peña","given":"Damiá</vt:lpwstr>
  </property>
  <property fmtid="{D5CDD505-2E9C-101B-9397-08002B2CF9AE}" pid="320" name="ZOTERO_BREF_xwsjnHefZLiv_4">
    <vt:lpwstr>n Kaloni"},{"family":"Montañez-Barrera","given":"J. A."}],"issued":{"date-parts":[["2020",8]]}}},{"id":"kERBtyO1/8BZeUYWn","uris":["http://zotero.org/users/local/h8ZoIbRx/items/Y337KMTR"],"itemData":{"id":"j2wGZVuv/QtflcmWw","type":"article-journal","cont</vt:lpwstr>
  </property>
  <property fmtid="{D5CDD505-2E9C-101B-9397-08002B2CF9AE}" pid="321" name="ZOTERO_BREF_xwsjnHefZLiv_5">
    <vt:lpwstr>ainer-title":"The European Physical Journal C","DOI":"10.1140/epjc/s10052-022-11118-x","ISSN":"1434-6052","issue":"12","publisher":"Springer Science and Business Media LLC","title":"Metastable vacua from torsion and machine learning","URL":"http://dx.doi.</vt:lpwstr>
  </property>
  <property fmtid="{D5CDD505-2E9C-101B-9397-08002B2CF9AE}" pid="322" name="ZOTERO_BREF_xwsjnHefZLiv_6">
    <vt:lpwstr>org/10.1140/epjc/s10052-022-11118-x","volume":"82","author":[{"family":"Damian","given":"Cesar"},{"family":"Loaiza-Brito","given":"Oscar"}],"issued":{"date-parts":[["2022",12]]}}}],"schema":"https://github.com/citation-style-language/schema/raw/master/csl</vt:lpwstr>
  </property>
  <property fmtid="{D5CDD505-2E9C-101B-9397-08002B2CF9AE}" pid="323" name="ZOTERO_BREF_xwsjnHefZLiv_7">
    <vt:lpwstr>-citation.json"}</vt:lpwstr>
  </property>
  <property fmtid="{D5CDD505-2E9C-101B-9397-08002B2CF9AE}" pid="324" name="ZOTERO_BREF_ydWhWXTiizRq_1">
    <vt:lpwstr>ZOTERO_ITEM CSL_CITATION {"citationID":"xkH8fllj","properties":{"unsorted":false,"formattedCitation":"[2]","plainCitation":"[2]","noteIndex":0},"citationItems":[{"id":"mdmz9bhh/2Llt6Xfh","uris":["http://zotero.org/users/local/h8ZoIbRx/items/Y337KMTR"],"it</vt:lpwstr>
  </property>
  <property fmtid="{D5CDD505-2E9C-101B-9397-08002B2CF9AE}" pid="325" name="ZOTERO_BREF_ydWhWXTiizRq_2">
    <vt:lpwstr>emData":{"id":"j2wGZVuv/QtflcmWw","type":"article-journal","container-title":"The European Physical Journal C","DOI":"10.1140/epjc/s10052-022-11118-x","ISSN":"1434-6052","issue":"12","publisher":"Springer Science and Business Media LLC","title":"Metastabl</vt:lpwstr>
  </property>
  <property fmtid="{D5CDD505-2E9C-101B-9397-08002B2CF9AE}" pid="326" name="ZOTERO_BREF_ydWhWXTiizRq_3">
    <vt:lpwstr>e vacua from torsion and machine learning","URL":"http://dx.doi.org/10.1140/epjc/s10052-022-11118-x","volume":"82","author":[{"family":"Damian","given":"Cesar"},{"family":"Loaiza-Brito","given":"Oscar"}],"issued":{"date-parts":[["2022",12]]}}}],"schema":"</vt:lpwstr>
  </property>
  <property fmtid="{D5CDD505-2E9C-101B-9397-08002B2CF9AE}" pid="327" name="ZOTERO_BREF_ydWhWXTiizRq_4">
    <vt:lpwstr>https://github.com/citation-style-language/schema/raw/master/csl-citation.json"}</vt:lpwstr>
  </property>
  <property fmtid="{D5CDD505-2E9C-101B-9397-08002B2CF9AE}" pid="328" name="ZOTERO_BREF_yusqphSSjhHl_1">
    <vt:lpwstr>ZOTERO_ITEM CSL_CITATION {"citationID":"ysGO9ixp","properties":{"unsorted":false,"formattedCitation":"[2]","plainCitation":"[2]","noteIndex":0},"citationItems":[{"id":"mdmz9bhh/2Llt6Xfh","uris":["http://zotero.org/users/local/h8ZoIbRx/items/Y337KMTR"],"it</vt:lpwstr>
  </property>
  <property fmtid="{D5CDD505-2E9C-101B-9397-08002B2CF9AE}" pid="329" name="ZOTERO_BREF_yusqphSSjhHl_2">
    <vt:lpwstr>emData":{"id":"kERBtyO1/8BZeUYWn","type":"article-journal","container-title":"The European Physical Journal C","DOI":"10.1140/epjc/s10052-022-11118-x","ISSN":"1434-6052","issue":"12","publisher":"Springer Science and Business Media LLC","title":"Metastabl</vt:lpwstr>
  </property>
  <property fmtid="{D5CDD505-2E9C-101B-9397-08002B2CF9AE}" pid="330" name="ZOTERO_BREF_yusqphSSjhHl_3">
    <vt:lpwstr>e vacua from torsion and machine learning","URL":"http://dx.doi.org/10.1140/epjc/s10052-022-11118-x","volume":"82","author":[{"family":"Damian","given":"Cesar"},{"family":"Loaiza-Brito","given":"Oscar"}],"issued":{"date-parts":[["2022",12]]}}}],"schema":"</vt:lpwstr>
  </property>
  <property fmtid="{D5CDD505-2E9C-101B-9397-08002B2CF9AE}" pid="331" name="ZOTERO_BREF_yusqphSSjhHl_4">
    <vt:lpwstr>https://github.com/citation-style-language/schema/raw/master/csl-citation.json"}</vt:lpwstr>
  </property>
  <property fmtid="{D5CDD505-2E9C-101B-9397-08002B2CF9AE}" pid="332" name="ZOTERO_BREF_zr035XwUXKpO_1">
    <vt:lpwstr>ZOTERO_ITEM CSL_CITATION {"citationID":"Uu5zb6Le","properties":{"unsorted":false,"formattedCitation":"[10]","plainCitation":"[10]","noteIndex":0},"citationItems":[{"id":104,"uris":["http://zotero.org/users/local/gdKyPx5P/items/SU3S5VM8"],"itemData":{"id":</vt:lpwstr>
  </property>
  <property fmtid="{D5CDD505-2E9C-101B-9397-08002B2CF9AE}" pid="333" name="ZOTERO_BREF_zr035XwUXKpO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334" name="ZOTERO_BREF_zr035XwUXKpO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335" name="ZOTERO_BREF_zr035XwUXKpO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336" name="ZOTERO_BREF_zr035XwUXKpO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337" name="ZOTERO_BREF_zr035XwUXKpO_6">
    <vt:lpwstr>:"Marquez-Salazar","given":"Brandon"},{"family":"Damian","given":"Cesar"},{"family":"Diaz-Pacheco","given":"Angel"}],"issued":{"date-parts":[["2026"]]}}}],"schema":"https://github.com/citation-style-language/schema/raw/master/csl-citation.json"}</vt:lpwstr>
  </property>
  <property fmtid="{D5CDD505-2E9C-101B-9397-08002B2CF9AE}" pid="338" name="ZOTERO_PREF_1">
    <vt:lpwstr>&lt;data data-version="3" zotero-version="9.0.6"&gt;&lt;session id="mdmz9bhh"/&gt;&lt;style id="http://www.zotero.org/styles/ieee" locale="en-US" hasBibliography="1" bibliographyStyleHasBeenSet="1"/&gt;&lt;prefs&gt;&lt;pref name="fieldType" value="Bookmark"/&gt;&lt;pref name="automaticJo</vt:lpwstr>
  </property>
  <property fmtid="{D5CDD505-2E9C-101B-9397-08002B2CF9AE}" pid="339" name="ZOTERO_PREF_2">
    <vt:lpwstr>urnalAbbreviations" value="true"/&gt;&lt;/prefs&gt;&lt;/data&gt;</vt:lpwstr>
  </property>
</Properties>
</file>